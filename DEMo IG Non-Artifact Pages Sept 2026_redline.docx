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A55DF2" w14:textId="77777777" w:rsidR="007A0A98" w:rsidRDefault="007A0A98" w:rsidP="007A0A98">
      <w:pPr>
        <w:pStyle w:val="Heading2"/>
      </w:pPr>
      <w:commentRangeStart w:id="0"/>
      <w:r w:rsidRPr="00C51D8F">
        <w:rPr>
          <w:highlight w:val="yellow"/>
        </w:rPr>
        <w:t>Use Cases</w:t>
      </w:r>
      <w:commentRangeEnd w:id="0"/>
      <w:r>
        <w:rPr>
          <w:rStyle w:val="CommentReference"/>
          <w:sz w:val="32"/>
          <w:szCs w:val="32"/>
        </w:rPr>
        <w:commentReference w:id="0"/>
      </w:r>
    </w:p>
    <w:p w14:paraId="4511EF25" w14:textId="77777777" w:rsidR="007A0A98" w:rsidRDefault="007A0A98" w:rsidP="007A0A98">
      <w:r w:rsidRPr="00252927">
        <w:rPr>
          <w:highlight w:val="yellow"/>
        </w:rPr>
        <w:t>Here we expect a detailed definition of which systems will interact with which others, which information they will gather, and when they are supposed to send it to other systems.</w:t>
      </w:r>
    </w:p>
    <w:p w14:paraId="5C103D4D" w14:textId="77777777" w:rsidR="007A0A98" w:rsidRDefault="007A0A98" w:rsidP="007A0A98"/>
    <w:p w14:paraId="760C8B29" w14:textId="77777777" w:rsidR="007A0A98" w:rsidRPr="00944D42" w:rsidRDefault="007A0A98" w:rsidP="007A0A98">
      <w:pPr>
        <w:rPr>
          <w:lang w:val="en-US"/>
        </w:rPr>
      </w:pPr>
      <w:r w:rsidRPr="00944D42">
        <w:rPr>
          <w:lang w:val="en-US"/>
        </w:rPr>
        <w:t>The Questionnaire can be administered by a variety of organizations across the healthcare ecosystem. Providers, for example, may integrate the questions and response choices in the EHRs or as part of their patient portals. Health plans may integrate the information into their enrollment forms, health risk assessments, or as part of their patient applications. Regardless of where the data are collected, given it is a standardized FHIR resource, it can be seamlessly shared among trusted parties. This could include public health agencies, community-based organizations, HIEs, and other stakeholders with a vested interest and role in improving access to and the quality of care.</w:t>
      </w:r>
    </w:p>
    <w:p w14:paraId="5A439C14" w14:textId="77777777" w:rsidR="007A0A98" w:rsidRPr="00944D42" w:rsidRDefault="007A0A98" w:rsidP="007A0A98">
      <w:pPr>
        <w:rPr>
          <w:lang w:val="en-US"/>
        </w:rPr>
      </w:pPr>
    </w:p>
    <w:p w14:paraId="6EC79297" w14:textId="77777777" w:rsidR="007A0A98" w:rsidRPr="00944D42" w:rsidRDefault="007A0A98" w:rsidP="007A0A98">
      <w:pPr>
        <w:rPr>
          <w:lang w:val="en-US"/>
        </w:rPr>
      </w:pPr>
      <w:r w:rsidRPr="00944D42">
        <w:rPr>
          <w:lang w:val="en-US"/>
        </w:rPr>
        <w:t>Example Use Case: Provider-to-Payer Social and Clinical Needs Exchange</w:t>
      </w:r>
    </w:p>
    <w:p w14:paraId="794F9733" w14:textId="77777777" w:rsidR="007A0A98" w:rsidRPr="00944D42" w:rsidRDefault="007A0A98" w:rsidP="007A0A98">
      <w:pPr>
        <w:rPr>
          <w:lang w:val="en-US"/>
        </w:rPr>
      </w:pPr>
    </w:p>
    <w:p w14:paraId="7D68728A" w14:textId="77777777" w:rsidR="007A0A98" w:rsidRPr="00944D42" w:rsidRDefault="007A0A98" w:rsidP="007A0A98">
      <w:r w:rsidRPr="00944D42">
        <w:rPr>
          <w:lang w:val="en-US"/>
        </w:rPr>
        <w:t xml:space="preserve">A primary care clinic embeds the standardized Questionnaire (per the Implementation Guide) in its EHR intake workflow and collects patient responses during visits or via the patient portal. The EHR exports a FHIR Questionnaire Response conforming to the IG and transmits it securely to the patient’s health plan via a FHIR REST API (or secure HIE) with appropriate consent and patient matching. The payer ingests the structured data to populate enrollment records, </w:t>
      </w:r>
      <w:ins w:id="1" w:author="Danielle Lloyd" w:date="2026-09-21T12:30:00Z" w16du:dateUtc="2026-09-21T16:30:00Z">
        <w:r w:rsidRPr="00944D42">
          <w:rPr>
            <w:lang w:val="en-US"/>
          </w:rPr>
          <w:t>track trends by population, offer guidance to provider partners</w:t>
        </w:r>
      </w:ins>
      <w:del w:id="2" w:author="Danielle Lloyd" w:date="2026-09-21T12:30:00Z" w16du:dateUtc="2026-09-21T16:30:00Z">
        <w:r w:rsidRPr="00944D42">
          <w:rPr>
            <w:lang w:val="en-US"/>
          </w:rPr>
          <w:delText>streamline prior-authorization decisions</w:delText>
        </w:r>
      </w:del>
      <w:r w:rsidRPr="00944D42">
        <w:rPr>
          <w:lang w:val="en-US"/>
        </w:rPr>
        <w:t>, and target member outreach (care management, SDOH referrals). Because both parties follow the IG, data semantics, validation rules, and versioning are consistent, enabling automated processing, reduced manual follow-up, and auditable exchanges.</w:t>
      </w:r>
    </w:p>
    <w:p w14:paraId="2AFF1171" w14:textId="77777777" w:rsidR="007A0A98" w:rsidRPr="00944D42" w:rsidRDefault="007A0A98" w:rsidP="007A0A98">
      <w:pPr>
        <w:rPr>
          <w:lang w:val="en-US"/>
        </w:rPr>
      </w:pPr>
    </w:p>
    <w:p w14:paraId="164CF8E4" w14:textId="77777777" w:rsidR="007A0A98" w:rsidRPr="00944D42" w:rsidRDefault="007A0A98" w:rsidP="007A0A98">
      <w:r w:rsidRPr="00944D42">
        <w:rPr>
          <w:lang w:val="en-US"/>
        </w:rPr>
        <w:t>Example Use Case: Provider Using the DEMo Questionnaire During Intake</w:t>
      </w:r>
    </w:p>
    <w:p w14:paraId="21F4F854" w14:textId="641168B6" w:rsidR="007A0A98" w:rsidRPr="00944D42" w:rsidRDefault="007A0A98" w:rsidP="007A0A98">
      <w:r w:rsidRPr="00944D42">
        <w:br/>
      </w:r>
      <w:r w:rsidRPr="00944D42">
        <w:rPr>
          <w:lang w:val="en-US"/>
        </w:rPr>
        <w:t xml:space="preserve">A healthcare provider incorporates the DEMo FHIR Questionnaire into its patient intake process to collect standardized demographic information directly from patients. The </w:t>
      </w:r>
      <w:r w:rsidR="00A948EF">
        <w:rPr>
          <w:lang w:val="en-US"/>
        </w:rPr>
        <w:t>Q</w:t>
      </w:r>
      <w:r w:rsidRPr="00944D42">
        <w:rPr>
          <w:lang w:val="en-US"/>
        </w:rPr>
        <w:t xml:space="preserve">uestionnaire is made available through the patient portal, pre-visit workflow, registration process, or another electronic intake application. Before a health care encounter, the patient is invited to complete the DEMo Questionnaire. The </w:t>
      </w:r>
      <w:r w:rsidR="005C3B89">
        <w:rPr>
          <w:lang w:val="en-US"/>
        </w:rPr>
        <w:t>Q</w:t>
      </w:r>
      <w:r w:rsidRPr="00944D42">
        <w:rPr>
          <w:lang w:val="en-US"/>
        </w:rPr>
        <w:t xml:space="preserve">uestionnaire provides a standardized approach to collecting demographic information while allowing patients to provide responses that accurately reflect how they identify. After the patient completes the DEMo Questionnaire, the standardized response options ensure that demographic information is captured consistently while preserving appropriate opportunities for self-identification, including responses such as "prefer not to answer" when applicable. The responses are captured as a FHIR QuestionnaireResponse and demographic information is incorporated into the patient's record. The provider may then use the standardized responses to populate or update appropriate demographic information in the patient’s electronic health record and the patient’s responses support more culturally competent care delivery. Clinicians and care teams use this demographic information to support patient-centered communication, care planning, identification of disparities, and other clinical or operational workflows. The standardized data can also be used for population health, quality measurement, and </w:t>
      </w:r>
      <w:ins w:id="3" w:author="Danielle Lloyd" w:date="2026-09-21T12:35:00Z" w16du:dateUtc="2026-09-21T16:35:00Z">
        <w:r w:rsidR="00D875F5">
          <w:rPr>
            <w:lang w:val="en-US"/>
          </w:rPr>
          <w:t xml:space="preserve">disparities </w:t>
        </w:r>
      </w:ins>
      <w:del w:id="4" w:author="Danielle Lloyd" w:date="2026-09-21T12:35:00Z" w16du:dateUtc="2026-09-21T16:35:00Z">
        <w:r w:rsidRPr="00944D42" w:rsidDel="001D2380">
          <w:rPr>
            <w:lang w:val="en-US"/>
          </w:rPr>
          <w:delText xml:space="preserve">health equity </w:delText>
        </w:r>
      </w:del>
      <w:r w:rsidRPr="00944D42">
        <w:rPr>
          <w:lang w:val="en-US"/>
        </w:rPr>
        <w:t>analysis.</w:t>
      </w:r>
    </w:p>
    <w:p w14:paraId="4DE77C84" w14:textId="77777777" w:rsidR="007A0A98" w:rsidRPr="00D875F5" w:rsidRDefault="007A0A98" w:rsidP="007A0A98">
      <w:pPr>
        <w:rPr>
          <w:rPrChange w:id="5" w:author="Danielle Lloyd" w:date="2026-09-21T12:35:00Z" w16du:dateUtc="2026-09-21T16:35:00Z">
            <w:rPr>
              <w:lang w:val="en-US"/>
            </w:rPr>
          </w:rPrChange>
        </w:rPr>
      </w:pPr>
    </w:p>
    <w:p w14:paraId="44A0B12A" w14:textId="77777777" w:rsidR="007A0A98" w:rsidRPr="00944D42" w:rsidRDefault="007A0A98" w:rsidP="007A0A98">
      <w:r w:rsidRPr="00944D42">
        <w:rPr>
          <w:lang w:val="en-US"/>
        </w:rPr>
        <w:t>Example Use Case: Payer Collecting the DEMo Questionnaire During Enrollment</w:t>
      </w:r>
    </w:p>
    <w:p w14:paraId="63B97099" w14:textId="77777777" w:rsidR="007A0A98" w:rsidRPr="00944D42" w:rsidRDefault="007A0A98" w:rsidP="007A0A98">
      <w:pPr>
        <w:rPr>
          <w:lang w:val="en-US"/>
        </w:rPr>
      </w:pPr>
    </w:p>
    <w:p w14:paraId="5C217D57" w14:textId="77777777" w:rsidR="007A0A98" w:rsidRDefault="007A0A98" w:rsidP="007A0A98">
      <w:pPr>
        <w:rPr>
          <w:ins w:id="6" w:author="Danielle Lloyd" w:date="2026-09-21T12:35:00Z" w16du:dateUtc="2026-09-21T16:35:00Z"/>
          <w:lang w:val="en-US"/>
        </w:rPr>
      </w:pPr>
      <w:r w:rsidRPr="00944D42">
        <w:rPr>
          <w:lang w:val="en-US"/>
        </w:rPr>
        <w:t>A health plan incorporates the DEMo FHIR Questionnaire into its member enrollment process to collect standardized demographic information directly from new and existing members. The questionnaire is presented through the plan's member portal, enrollment application, or other digital enrollment workflow.</w:t>
      </w:r>
    </w:p>
    <w:p w14:paraId="542E6C84" w14:textId="77777777" w:rsidR="00D875F5" w:rsidRPr="00944D42" w:rsidRDefault="00D875F5" w:rsidP="007A0A98">
      <w:pPr>
        <w:rPr>
          <w:lang w:val="en-US"/>
        </w:rPr>
      </w:pPr>
    </w:p>
    <w:p w14:paraId="0BD251B1" w14:textId="7822F85E" w:rsidR="007A0A98" w:rsidRPr="00944D42" w:rsidRDefault="007A0A98" w:rsidP="007A0A98">
      <w:pPr>
        <w:rPr>
          <w:lang w:val="en-US"/>
        </w:rPr>
      </w:pPr>
      <w:r w:rsidRPr="00944D42">
        <w:rPr>
          <w:lang w:val="en-US"/>
        </w:rPr>
        <w:t xml:space="preserve">The questionnaire is presented during enrollment, and as part of the enrollment process, the member is invited to complete the DEMo Questionnaire. The </w:t>
      </w:r>
      <w:r w:rsidR="00026EEB">
        <w:rPr>
          <w:lang w:val="en-US"/>
        </w:rPr>
        <w:t>Q</w:t>
      </w:r>
      <w:r w:rsidRPr="00944D42">
        <w:rPr>
          <w:lang w:val="en-US"/>
        </w:rPr>
        <w:t xml:space="preserve">uestionnaire uses standardized questions, response options, and terminology to support consistent collection of demographic information. The member completes the </w:t>
      </w:r>
      <w:r w:rsidR="00B11ED1">
        <w:rPr>
          <w:lang w:val="en-US"/>
        </w:rPr>
        <w:t>Q</w:t>
      </w:r>
      <w:r w:rsidRPr="00944D42">
        <w:rPr>
          <w:lang w:val="en-US"/>
        </w:rPr>
        <w:t xml:space="preserve">uestionnaire and provides demographic information directly, including the ability to select applicable responses and, where appropriate, indicate that they prefer not to answer or that a particular response does not apply. The member’s responses are captured as a FHIR QuestionnaireResponse. The payer's system then creates a structured QuestionnaireResponse linked to the member and the specific version of the DEMo Questionnaire used for data collection. Their responses are incorporated into the member's record, and the payer may use the standardized responses to populate or update demographic information within the member's administrative record. Because this information is collected using a standardized questionnaire, the payer can maintain greater consistency across enrollment channels and reduce reliance on locally defined demographic questions and response options. </w:t>
      </w:r>
    </w:p>
    <w:p w14:paraId="7DE11C30" w14:textId="77777777" w:rsidR="00C74373" w:rsidRPr="00FD0183" w:rsidRDefault="0011109B">
      <w:commentRangeStart w:id="7"/>
      <w:commentRangeEnd w:id="7"/>
      <w:r w:rsidRPr="00FD0183">
        <w:rPr>
          <w:rStyle w:val="CommentReference"/>
          <w:sz w:val="22"/>
          <w:szCs w:val="22"/>
        </w:rPr>
        <w:commentReference w:id="7"/>
      </w:r>
    </w:p>
    <w:p w14:paraId="39FE1D4D" w14:textId="77777777" w:rsidR="005B153D" w:rsidRPr="00FD0183" w:rsidRDefault="005B153D" w:rsidP="005B153D">
      <w:pPr>
        <w:rPr>
          <w:b/>
          <w:bCs/>
          <w:lang w:val="en-US"/>
        </w:rPr>
      </w:pPr>
      <w:commentRangeStart w:id="8"/>
      <w:r w:rsidRPr="00FD0183">
        <w:rPr>
          <w:b/>
          <w:bCs/>
          <w:lang w:val="en-US"/>
        </w:rPr>
        <w:t>Introduction</w:t>
      </w:r>
      <w:commentRangeEnd w:id="8"/>
      <w:r w:rsidR="0011109B" w:rsidRPr="00FD0183">
        <w:rPr>
          <w:rStyle w:val="CommentReference"/>
          <w:b/>
          <w:bCs/>
          <w:sz w:val="22"/>
          <w:szCs w:val="22"/>
          <w:lang w:val="en-US"/>
        </w:rPr>
        <w:commentReference w:id="8"/>
      </w:r>
    </w:p>
    <w:p w14:paraId="64B6E132" w14:textId="63595E03" w:rsidR="005B153D" w:rsidRDefault="005B153D" w:rsidP="005B153D">
      <w:pPr>
        <w:rPr>
          <w:lang w:val="en-US"/>
        </w:rPr>
      </w:pPr>
      <w:r w:rsidRPr="00FD0183">
        <w:rPr>
          <w:lang w:val="en-US"/>
        </w:rPr>
        <w:t>The Demographic Data Element Modernization</w:t>
      </w:r>
      <w:r w:rsidR="002A2763" w:rsidRPr="00FD0183">
        <w:rPr>
          <w:lang w:val="en-US"/>
        </w:rPr>
        <w:t xml:space="preserve"> (</w:t>
      </w:r>
      <w:r w:rsidRPr="00FD0183">
        <w:rPr>
          <w:lang w:val="en-US"/>
        </w:rPr>
        <w:t>DEMo</w:t>
      </w:r>
      <w:r w:rsidR="002A2763" w:rsidRPr="00FD0183">
        <w:rPr>
          <w:lang w:val="en-US"/>
        </w:rPr>
        <w:t>)</w:t>
      </w:r>
      <w:r w:rsidRPr="00FD0183">
        <w:rPr>
          <w:lang w:val="en-US"/>
        </w:rPr>
        <w:t xml:space="preserve"> Implementation Guide provides a standardized, FHIR-based approach for representing, collecting and exchanging person-reported demographic information in </w:t>
      </w:r>
      <w:r w:rsidR="00483644" w:rsidRPr="00FD0183">
        <w:rPr>
          <w:lang w:val="en-US"/>
        </w:rPr>
        <w:t xml:space="preserve">a healthcare setting in </w:t>
      </w:r>
      <w:r w:rsidRPr="00FD0183">
        <w:rPr>
          <w:lang w:val="en-US"/>
        </w:rPr>
        <w:t>the United States. It translates the DEMo Initiative’s evidence-based, consensus-driven demographic questions and response choices into computable artifacts and implementation guidance that can be incorporated into health information technology systems and workflows.</w:t>
      </w:r>
    </w:p>
    <w:p w14:paraId="604E4B4E" w14:textId="77777777" w:rsidR="009F0435" w:rsidRDefault="009F0435" w:rsidP="005B153D">
      <w:pPr>
        <w:rPr>
          <w:lang w:val="en-US"/>
        </w:rPr>
      </w:pPr>
    </w:p>
    <w:p w14:paraId="0CFEB2B5" w14:textId="77777777" w:rsidR="009F0435" w:rsidRPr="009F0435" w:rsidRDefault="009F0435" w:rsidP="009F0435">
      <w:pPr>
        <w:rPr>
          <w:lang w:val="en-US"/>
        </w:rPr>
      </w:pPr>
      <w:r w:rsidRPr="009F0435">
        <w:rPr>
          <w:lang w:val="en-US"/>
        </w:rPr>
        <w:t>Specific objectives include:</w:t>
      </w:r>
    </w:p>
    <w:p w14:paraId="221A94D6" w14:textId="77777777" w:rsidR="009F0435" w:rsidRPr="009F0435" w:rsidRDefault="009F0435" w:rsidP="009F0435">
      <w:pPr>
        <w:numPr>
          <w:ilvl w:val="0"/>
          <w:numId w:val="27"/>
        </w:numPr>
        <w:rPr>
          <w:lang w:val="en-US"/>
        </w:rPr>
      </w:pPr>
      <w:r w:rsidRPr="009F0435">
        <w:rPr>
          <w:b/>
          <w:bCs/>
          <w:lang w:val="en-US"/>
        </w:rPr>
        <w:t>Standardization:</w:t>
      </w:r>
      <w:r w:rsidRPr="009F0435">
        <w:rPr>
          <w:lang w:val="en-US"/>
        </w:rPr>
        <w:t> Define HL7-conformant data models, value sets, and profiles for DEMo demographic domains (race, ethnicity, sexual orientation, sex/gender, pronouns, relationship status, disability, military experience, preferred language, spiritual beliefs).</w:t>
      </w:r>
    </w:p>
    <w:p w14:paraId="70CC895D" w14:textId="77777777" w:rsidR="009F0435" w:rsidRPr="009F0435" w:rsidRDefault="009F0435" w:rsidP="009F0435">
      <w:pPr>
        <w:numPr>
          <w:ilvl w:val="0"/>
          <w:numId w:val="27"/>
        </w:numPr>
        <w:rPr>
          <w:lang w:val="en-US"/>
        </w:rPr>
      </w:pPr>
      <w:r w:rsidRPr="009F0435">
        <w:rPr>
          <w:b/>
          <w:bCs/>
          <w:lang w:val="en-US"/>
        </w:rPr>
        <w:t>Interoperability:</w:t>
      </w:r>
      <w:r w:rsidRPr="009F0435">
        <w:rPr>
          <w:lang w:val="en-US"/>
        </w:rPr>
        <w:t> Enable consistent exchange and mapping across EHRs, registries, public health systems, payer systems, and analytics platforms.</w:t>
      </w:r>
    </w:p>
    <w:p w14:paraId="71BEBAC1" w14:textId="77777777" w:rsidR="009F0435" w:rsidRPr="009F0435" w:rsidRDefault="009F0435" w:rsidP="009F0435">
      <w:pPr>
        <w:numPr>
          <w:ilvl w:val="0"/>
          <w:numId w:val="27"/>
        </w:numPr>
        <w:rPr>
          <w:lang w:val="en-US"/>
        </w:rPr>
      </w:pPr>
      <w:r w:rsidRPr="009F0435">
        <w:rPr>
          <w:b/>
          <w:bCs/>
          <w:lang w:val="en-US"/>
        </w:rPr>
        <w:t>Actionability:</w:t>
      </w:r>
      <w:r w:rsidRPr="009F0435">
        <w:rPr>
          <w:lang w:val="en-US"/>
        </w:rPr>
        <w:t> Support capture of granular, person-centered data elements needed to identify disparities and inform clinical, operational, and population-health decisions.</w:t>
      </w:r>
    </w:p>
    <w:p w14:paraId="7FDCEB0D" w14:textId="76150BB4" w:rsidR="009F0435" w:rsidRPr="009F0435" w:rsidRDefault="009F0435" w:rsidP="005B153D">
      <w:pPr>
        <w:numPr>
          <w:ilvl w:val="0"/>
          <w:numId w:val="27"/>
        </w:numPr>
        <w:rPr>
          <w:lang w:val="en-US"/>
        </w:rPr>
      </w:pPr>
      <w:r w:rsidRPr="009F0435">
        <w:rPr>
          <w:b/>
          <w:bCs/>
          <w:lang w:val="en-US"/>
        </w:rPr>
        <w:t>Cultural responsiveness:</w:t>
      </w:r>
      <w:r w:rsidRPr="009F0435">
        <w:rPr>
          <w:lang w:val="en-US"/>
        </w:rPr>
        <w:t> Preserve stakeholder-driven language and response options from DEMo to ensure culturally sensitive collection and minimize harm or misclassification.</w:t>
      </w:r>
    </w:p>
    <w:p w14:paraId="3BD84B6A" w14:textId="77777777" w:rsidR="005102AA" w:rsidRPr="00FD0183" w:rsidRDefault="005102AA" w:rsidP="005B153D">
      <w:pPr>
        <w:rPr>
          <w:lang w:val="en-US"/>
        </w:rPr>
      </w:pPr>
    </w:p>
    <w:p w14:paraId="68E5E392" w14:textId="7C3457CC" w:rsidR="00F66B13" w:rsidRPr="00FD0183" w:rsidRDefault="005B153D" w:rsidP="005B153D">
      <w:pPr>
        <w:rPr>
          <w:lang w:val="en-US"/>
        </w:rPr>
      </w:pPr>
      <w:r w:rsidRPr="00FD0183">
        <w:rPr>
          <w:lang w:val="en-US"/>
        </w:rPr>
        <w:t xml:space="preserve">The guide is centered on the DEMo Questionnaire </w:t>
      </w:r>
      <w:r w:rsidR="00B969C1" w:rsidRPr="00FD0183">
        <w:rPr>
          <w:lang w:val="en-US"/>
        </w:rPr>
        <w:t>that</w:t>
      </w:r>
      <w:r w:rsidRPr="00FD0183">
        <w:rPr>
          <w:lang w:val="en-US"/>
        </w:rPr>
        <w:t xml:space="preserve"> individual</w:t>
      </w:r>
      <w:r w:rsidR="009678EA">
        <w:rPr>
          <w:lang w:val="en-US"/>
        </w:rPr>
        <w:t xml:space="preserve">s complete about themselves based on their lived experiences and perceptions. However, </w:t>
      </w:r>
      <w:r w:rsidR="002B56CE" w:rsidRPr="00FD0183">
        <w:rPr>
          <w:lang w:val="en-US"/>
        </w:rPr>
        <w:t xml:space="preserve">a </w:t>
      </w:r>
      <w:r w:rsidR="0057418F" w:rsidRPr="00FD0183">
        <w:rPr>
          <w:lang w:val="en-US"/>
        </w:rPr>
        <w:t>caregiver</w:t>
      </w:r>
      <w:r w:rsidR="001A6792" w:rsidRPr="00FD0183">
        <w:rPr>
          <w:lang w:val="en-US"/>
        </w:rPr>
        <w:t xml:space="preserve"> </w:t>
      </w:r>
      <w:r w:rsidR="00835ACC">
        <w:rPr>
          <w:lang w:val="en-US"/>
        </w:rPr>
        <w:t xml:space="preserve">may be enlisted to </w:t>
      </w:r>
      <w:r w:rsidR="002B3ABF">
        <w:rPr>
          <w:lang w:val="en-US"/>
        </w:rPr>
        <w:t>assist,</w:t>
      </w:r>
      <w:r w:rsidR="00835ACC">
        <w:rPr>
          <w:lang w:val="en-US"/>
        </w:rPr>
        <w:t xml:space="preserve"> </w:t>
      </w:r>
      <w:r w:rsidR="001A6792" w:rsidRPr="00FD0183">
        <w:rPr>
          <w:lang w:val="en-US"/>
        </w:rPr>
        <w:t xml:space="preserve">or </w:t>
      </w:r>
      <w:r w:rsidR="0096349C">
        <w:rPr>
          <w:lang w:val="en-US"/>
        </w:rPr>
        <w:t xml:space="preserve">a </w:t>
      </w:r>
      <w:r w:rsidR="001A6792" w:rsidRPr="00FD0183">
        <w:rPr>
          <w:lang w:val="en-US"/>
        </w:rPr>
        <w:t>clinician</w:t>
      </w:r>
      <w:r w:rsidR="00835ACC">
        <w:rPr>
          <w:lang w:val="en-US"/>
        </w:rPr>
        <w:t xml:space="preserve"> or other medical professional may administer the questions</w:t>
      </w:r>
      <w:r w:rsidR="0096349C">
        <w:rPr>
          <w:lang w:val="en-US"/>
        </w:rPr>
        <w:t>.</w:t>
      </w:r>
      <w:r w:rsidR="00B76BF0" w:rsidRPr="00FD0183">
        <w:rPr>
          <w:rStyle w:val="FootnoteReference"/>
          <w:lang w:val="en-US"/>
        </w:rPr>
        <w:footnoteReference w:id="1"/>
      </w:r>
      <w:r w:rsidRPr="00FD0183">
        <w:rPr>
          <w:lang w:val="en-US"/>
        </w:rPr>
        <w:t xml:space="preserve"> </w:t>
      </w:r>
      <w:r w:rsidR="000E5B9C">
        <w:rPr>
          <w:lang w:val="en-US"/>
        </w:rPr>
        <w:t xml:space="preserve">The </w:t>
      </w:r>
      <w:r w:rsidR="00EF184E">
        <w:rPr>
          <w:lang w:val="en-US"/>
        </w:rPr>
        <w:t>Questionnaire</w:t>
      </w:r>
      <w:r w:rsidR="000E5B9C">
        <w:rPr>
          <w:lang w:val="en-US"/>
        </w:rPr>
        <w:t xml:space="preserve"> c</w:t>
      </w:r>
      <w:r w:rsidR="00EF184E">
        <w:rPr>
          <w:lang w:val="en-US"/>
        </w:rPr>
        <w:t xml:space="preserve">an be collected </w:t>
      </w:r>
      <w:r w:rsidR="00152733">
        <w:rPr>
          <w:lang w:val="en-US"/>
        </w:rPr>
        <w:t xml:space="preserve">as part of an </w:t>
      </w:r>
      <w:r w:rsidR="00EF184E">
        <w:rPr>
          <w:lang w:val="en-US"/>
        </w:rPr>
        <w:t>electronic systems</w:t>
      </w:r>
      <w:r w:rsidR="00152733">
        <w:rPr>
          <w:lang w:val="en-US"/>
        </w:rPr>
        <w:t xml:space="preserve">—whether by patient, caregiver, or clinician— or via </w:t>
      </w:r>
      <w:r w:rsidR="00F11EAD">
        <w:rPr>
          <w:lang w:val="en-US"/>
        </w:rPr>
        <w:t>paper and subsequently integrated into electronic system</w:t>
      </w:r>
      <w:r w:rsidR="00A40FC1">
        <w:rPr>
          <w:lang w:val="en-US"/>
        </w:rPr>
        <w:t>s</w:t>
      </w:r>
      <w:r w:rsidR="00F11EAD">
        <w:rPr>
          <w:lang w:val="en-US"/>
        </w:rPr>
        <w:t>.</w:t>
      </w:r>
      <w:r w:rsidR="00382A8C">
        <w:rPr>
          <w:lang w:val="en-US"/>
        </w:rPr>
        <w:t xml:space="preserve"> </w:t>
      </w:r>
    </w:p>
    <w:p w14:paraId="12E85A9C" w14:textId="77777777" w:rsidR="00F66B13" w:rsidRPr="00FD0183" w:rsidRDefault="00F66B13" w:rsidP="005B153D">
      <w:pPr>
        <w:rPr>
          <w:lang w:val="en-US"/>
        </w:rPr>
      </w:pPr>
    </w:p>
    <w:p w14:paraId="56EA2D47" w14:textId="5EB79EBE" w:rsidR="005B153D" w:rsidRDefault="005B153D" w:rsidP="005B153D">
      <w:pPr>
        <w:rPr>
          <w:lang w:val="en-US"/>
        </w:rPr>
      </w:pPr>
      <w:r w:rsidRPr="00FD0183">
        <w:rPr>
          <w:lang w:val="en-US"/>
        </w:rPr>
        <w:t xml:space="preserve">The Questionnaire provides standardized questions, </w:t>
      </w:r>
      <w:r w:rsidR="004C427B" w:rsidRPr="00FD0183">
        <w:rPr>
          <w:lang w:val="en-US"/>
        </w:rPr>
        <w:t xml:space="preserve">standardized </w:t>
      </w:r>
      <w:r w:rsidRPr="00FD0183">
        <w:rPr>
          <w:lang w:val="en-US"/>
        </w:rPr>
        <w:t xml:space="preserve">response choices and associated terminology across the </w:t>
      </w:r>
      <w:r w:rsidR="00CA69F4" w:rsidRPr="00FD0183">
        <w:rPr>
          <w:lang w:val="en-US"/>
        </w:rPr>
        <w:t xml:space="preserve">10 </w:t>
      </w:r>
      <w:r w:rsidRPr="00FD0183">
        <w:rPr>
          <w:lang w:val="en-US"/>
        </w:rPr>
        <w:t>demographic domains addressed by the DEMo Initiative. The guide also provides the profiles, value sets, mappings and other conformance requirements needed to support consistent interpretation and exchange of those data.</w:t>
      </w:r>
      <w:r w:rsidR="001746EE" w:rsidRPr="00FD0183">
        <w:rPr>
          <w:lang w:val="en-US"/>
        </w:rPr>
        <w:t xml:space="preserve"> In addition, </w:t>
      </w:r>
      <w:r w:rsidR="00CB02E3" w:rsidRPr="00FD0183">
        <w:rPr>
          <w:lang w:val="en-US"/>
        </w:rPr>
        <w:t xml:space="preserve">the guide provides </w:t>
      </w:r>
      <w:commentRangeStart w:id="9"/>
      <w:r w:rsidR="000D4A8A" w:rsidRPr="00FD0183">
        <w:rPr>
          <w:lang w:val="en-US"/>
        </w:rPr>
        <w:t xml:space="preserve">patient-tested language </w:t>
      </w:r>
      <w:commentRangeEnd w:id="9"/>
      <w:r w:rsidR="004254BD" w:rsidRPr="00FD0183">
        <w:rPr>
          <w:rStyle w:val="CommentReference"/>
          <w:sz w:val="22"/>
          <w:szCs w:val="22"/>
          <w:lang w:val="en-US"/>
        </w:rPr>
        <w:commentReference w:id="9"/>
      </w:r>
      <w:r w:rsidR="00E4710D" w:rsidRPr="00FD0183">
        <w:rPr>
          <w:lang w:val="en-US"/>
        </w:rPr>
        <w:t xml:space="preserve">on how to </w:t>
      </w:r>
      <w:r w:rsidR="000D4A8A" w:rsidRPr="00FD0183">
        <w:rPr>
          <w:lang w:val="en-US"/>
        </w:rPr>
        <w:t xml:space="preserve">introduce the </w:t>
      </w:r>
      <w:r w:rsidR="001D20EE" w:rsidRPr="00FD0183">
        <w:rPr>
          <w:lang w:val="en-US"/>
        </w:rPr>
        <w:t>Questionnaire</w:t>
      </w:r>
      <w:r w:rsidR="000D4A8A" w:rsidRPr="00FD0183">
        <w:rPr>
          <w:lang w:val="en-US"/>
        </w:rPr>
        <w:t xml:space="preserve"> to </w:t>
      </w:r>
      <w:r w:rsidR="001D20EE" w:rsidRPr="00FD0183">
        <w:rPr>
          <w:lang w:val="en-US"/>
        </w:rPr>
        <w:t xml:space="preserve">provide transparency and build trust to </w:t>
      </w:r>
      <w:r w:rsidR="000D4A8A" w:rsidRPr="00FD0183">
        <w:rPr>
          <w:lang w:val="en-US"/>
        </w:rPr>
        <w:t>improv</w:t>
      </w:r>
      <w:r w:rsidR="001D20EE" w:rsidRPr="00FD0183">
        <w:rPr>
          <w:lang w:val="en-US"/>
        </w:rPr>
        <w:t>e</w:t>
      </w:r>
      <w:r w:rsidR="003A3D0C" w:rsidRPr="00FD0183">
        <w:rPr>
          <w:lang w:val="en-US"/>
        </w:rPr>
        <w:t xml:space="preserve"> </w:t>
      </w:r>
      <w:r w:rsidR="001D20EE" w:rsidRPr="00FD0183">
        <w:rPr>
          <w:lang w:val="en-US"/>
        </w:rPr>
        <w:t>response rates</w:t>
      </w:r>
      <w:r w:rsidR="004254BD" w:rsidRPr="00FD0183">
        <w:rPr>
          <w:lang w:val="en-US"/>
        </w:rPr>
        <w:t xml:space="preserve"> and minimize blank fields</w:t>
      </w:r>
      <w:r w:rsidR="001D20EE" w:rsidRPr="00FD0183">
        <w:rPr>
          <w:lang w:val="en-US"/>
        </w:rPr>
        <w:t>.</w:t>
      </w:r>
    </w:p>
    <w:p w14:paraId="4CA55539" w14:textId="77777777" w:rsidR="00481994" w:rsidRDefault="00481994" w:rsidP="005B153D">
      <w:pPr>
        <w:rPr>
          <w:lang w:val="en-US"/>
        </w:rPr>
      </w:pPr>
    </w:p>
    <w:p w14:paraId="4910495B" w14:textId="14D44F42" w:rsidR="00481994" w:rsidRDefault="00481994" w:rsidP="005B153D">
      <w:pPr>
        <w:rPr>
          <w:lang w:val="en-US"/>
        </w:rPr>
      </w:pPr>
      <w:r>
        <w:rPr>
          <w:lang w:val="en-US"/>
        </w:rPr>
        <w:t xml:space="preserve">We note that the Questionnaire underwent </w:t>
      </w:r>
      <w:commentRangeStart w:id="10"/>
      <w:r>
        <w:rPr>
          <w:lang w:val="en-US"/>
        </w:rPr>
        <w:t xml:space="preserve">cognitive testing </w:t>
      </w:r>
      <w:commentRangeEnd w:id="10"/>
      <w:r w:rsidR="00A97FB4">
        <w:rPr>
          <w:rStyle w:val="CommentReference"/>
          <w:sz w:val="22"/>
          <w:szCs w:val="22"/>
          <w:lang w:val="en-US"/>
        </w:rPr>
        <w:commentReference w:id="10"/>
      </w:r>
      <w:r>
        <w:rPr>
          <w:lang w:val="en-US"/>
        </w:rPr>
        <w:t xml:space="preserve">with patients as a complete instrument. </w:t>
      </w:r>
      <w:r w:rsidR="00845786">
        <w:rPr>
          <w:lang w:val="en-US"/>
        </w:rPr>
        <w:t>Testing showed that patients largely understood what was being asked of them, were comfortable answering the questions</w:t>
      </w:r>
      <w:r w:rsidR="0077503C">
        <w:rPr>
          <w:lang w:val="en-US"/>
        </w:rPr>
        <w:t xml:space="preserve">, and that they felt represented by the response options. </w:t>
      </w:r>
      <w:r w:rsidR="005E1C77">
        <w:rPr>
          <w:lang w:val="en-US"/>
        </w:rPr>
        <w:t>The Questionnaire is structure</w:t>
      </w:r>
      <w:r w:rsidR="00853E7D">
        <w:rPr>
          <w:lang w:val="en-US"/>
        </w:rPr>
        <w:t>d</w:t>
      </w:r>
      <w:r w:rsidR="005E1C77">
        <w:rPr>
          <w:lang w:val="en-US"/>
        </w:rPr>
        <w:t xml:space="preserve"> such that those administering it can choose the level of detail</w:t>
      </w:r>
      <w:r w:rsidR="00BA0060">
        <w:rPr>
          <w:lang w:val="en-US"/>
        </w:rPr>
        <w:t>—some questions are listed a</w:t>
      </w:r>
      <w:r w:rsidR="00445611">
        <w:rPr>
          <w:lang w:val="en-US"/>
        </w:rPr>
        <w:t>s optional and, in some cases, the granular level detail can be rolled up to higher level categories so that regardless of the level of detail</w:t>
      </w:r>
      <w:r w:rsidR="00E149BA">
        <w:rPr>
          <w:lang w:val="en-US"/>
        </w:rPr>
        <w:t xml:space="preserve"> collected the information can be compared across locations. </w:t>
      </w:r>
      <w:r w:rsidR="00853E7D">
        <w:rPr>
          <w:lang w:val="en-US"/>
        </w:rPr>
        <w:t xml:space="preserve">However, the </w:t>
      </w:r>
      <w:r w:rsidR="00972F64">
        <w:rPr>
          <w:lang w:val="en-US"/>
        </w:rPr>
        <w:t>Questionnaire</w:t>
      </w:r>
      <w:r w:rsidR="00853E7D">
        <w:rPr>
          <w:lang w:val="en-US"/>
        </w:rPr>
        <w:t xml:space="preserve"> is designed to be given as </w:t>
      </w:r>
      <w:r w:rsidR="00F51342">
        <w:rPr>
          <w:lang w:val="en-US"/>
        </w:rPr>
        <w:t xml:space="preserve">is and in </w:t>
      </w:r>
      <w:r w:rsidR="00853E7D">
        <w:rPr>
          <w:lang w:val="en-US"/>
        </w:rPr>
        <w:t>whole; if a site choses to use only certain questions</w:t>
      </w:r>
      <w:r w:rsidR="00972F64">
        <w:rPr>
          <w:lang w:val="en-US"/>
        </w:rPr>
        <w:t>, change the wording of the question, select only certain response choices</w:t>
      </w:r>
      <w:r w:rsidR="004C3238">
        <w:rPr>
          <w:lang w:val="en-US"/>
        </w:rPr>
        <w:t xml:space="preserve">, or use only the compiled value sets, we recommend the site </w:t>
      </w:r>
      <w:r w:rsidR="000C315B">
        <w:rPr>
          <w:lang w:val="en-US"/>
        </w:rPr>
        <w:t>further test for validity and accuracy of the results.</w:t>
      </w:r>
    </w:p>
    <w:p w14:paraId="7C357BD7" w14:textId="77777777" w:rsidR="00124FE9" w:rsidRPr="00FD0183" w:rsidRDefault="00124FE9" w:rsidP="005B153D">
      <w:pPr>
        <w:rPr>
          <w:lang w:val="en-US"/>
        </w:rPr>
      </w:pPr>
    </w:p>
    <w:p w14:paraId="091905E3" w14:textId="0D2D48FF" w:rsidR="00B76BF0" w:rsidRPr="00FD0183" w:rsidRDefault="009B26A5" w:rsidP="005B153D">
      <w:pPr>
        <w:rPr>
          <w:lang w:val="en-US"/>
        </w:rPr>
      </w:pPr>
      <w:r w:rsidRPr="00FD0183">
        <w:rPr>
          <w:lang w:val="en-US"/>
        </w:rPr>
        <w:t>Once the data is collected</w:t>
      </w:r>
      <w:r w:rsidR="001C71D9" w:rsidRPr="00FD0183">
        <w:rPr>
          <w:lang w:val="en-US"/>
        </w:rPr>
        <w:t>, it can be in</w:t>
      </w:r>
      <w:r w:rsidR="00940270" w:rsidRPr="00FD0183">
        <w:rPr>
          <w:lang w:val="en-US"/>
        </w:rPr>
        <w:t>tegrated</w:t>
      </w:r>
      <w:r w:rsidR="001C71D9" w:rsidRPr="00FD0183">
        <w:rPr>
          <w:lang w:val="en-US"/>
        </w:rPr>
        <w:t xml:space="preserve"> into the organization</w:t>
      </w:r>
      <w:r w:rsidR="00373B31" w:rsidRPr="00FD0183">
        <w:rPr>
          <w:lang w:val="en-US"/>
        </w:rPr>
        <w:t>’</w:t>
      </w:r>
      <w:r w:rsidR="001C71D9" w:rsidRPr="00FD0183">
        <w:rPr>
          <w:lang w:val="en-US"/>
        </w:rPr>
        <w:t xml:space="preserve">s systems </w:t>
      </w:r>
      <w:r w:rsidR="00FF313A" w:rsidRPr="00FD0183">
        <w:rPr>
          <w:lang w:val="en-US"/>
        </w:rPr>
        <w:t>for internal purposes as well as shared with trusted parties for their use. A</w:t>
      </w:r>
      <w:r w:rsidR="000944E5" w:rsidRPr="00FD0183">
        <w:rPr>
          <w:lang w:val="en-US"/>
        </w:rPr>
        <w:t xml:space="preserve">n objective of the </w:t>
      </w:r>
      <w:r w:rsidR="005D7FE1" w:rsidRPr="00FD0183">
        <w:rPr>
          <w:lang w:val="en-US"/>
        </w:rPr>
        <w:t>initiative</w:t>
      </w:r>
      <w:r w:rsidR="000944E5" w:rsidRPr="00FD0183">
        <w:rPr>
          <w:lang w:val="en-US"/>
        </w:rPr>
        <w:t xml:space="preserve"> is to collect the information once and use it many times by seamlessly sharing the standardized data </w:t>
      </w:r>
      <w:r w:rsidR="00373B31" w:rsidRPr="00FD0183">
        <w:rPr>
          <w:lang w:val="en-US"/>
        </w:rPr>
        <w:t>with other organizations critical to patient</w:t>
      </w:r>
      <w:r w:rsidR="004C0FA8" w:rsidRPr="00FD0183">
        <w:rPr>
          <w:lang w:val="en-US"/>
        </w:rPr>
        <w:t xml:space="preserve"> </w:t>
      </w:r>
      <w:r w:rsidR="00373B31" w:rsidRPr="00FD0183">
        <w:rPr>
          <w:lang w:val="en-US"/>
        </w:rPr>
        <w:t>care</w:t>
      </w:r>
      <w:r w:rsidR="004C0FA8" w:rsidRPr="00FD0183">
        <w:rPr>
          <w:lang w:val="en-US"/>
        </w:rPr>
        <w:t xml:space="preserve"> and outcomes</w:t>
      </w:r>
      <w:r w:rsidR="00373B31" w:rsidRPr="00FD0183">
        <w:rPr>
          <w:lang w:val="en-US"/>
        </w:rPr>
        <w:t>.</w:t>
      </w:r>
      <w:r w:rsidR="004C0FA8" w:rsidRPr="00FD0183">
        <w:rPr>
          <w:lang w:val="en-US"/>
        </w:rPr>
        <w:t xml:space="preserve"> </w:t>
      </w:r>
      <w:r w:rsidR="00617542" w:rsidRPr="00FD0183">
        <w:rPr>
          <w:lang w:val="en-US"/>
        </w:rPr>
        <w:t>Th</w:t>
      </w:r>
      <w:r w:rsidR="00665D77" w:rsidRPr="00FD0183">
        <w:rPr>
          <w:lang w:val="en-US"/>
        </w:rPr>
        <w:t>e modernized questions and response choices seek to ensure that the</w:t>
      </w:r>
      <w:r w:rsidR="005F040C" w:rsidRPr="00FD0183">
        <w:rPr>
          <w:lang w:val="en-US"/>
        </w:rPr>
        <w:t xml:space="preserve"> way in which the data is sought is </w:t>
      </w:r>
      <w:r w:rsidR="00762C12" w:rsidRPr="00FD0183">
        <w:rPr>
          <w:lang w:val="en-US"/>
        </w:rPr>
        <w:t xml:space="preserve">trustworthy, </w:t>
      </w:r>
      <w:r w:rsidR="00CE0EB3" w:rsidRPr="00FD0183">
        <w:rPr>
          <w:lang w:val="en-US"/>
        </w:rPr>
        <w:t xml:space="preserve">easy to understand, </w:t>
      </w:r>
      <w:r w:rsidR="00D07CC6" w:rsidRPr="00FD0183">
        <w:rPr>
          <w:lang w:val="en-US"/>
        </w:rPr>
        <w:t xml:space="preserve">and </w:t>
      </w:r>
      <w:r w:rsidR="005F040C" w:rsidRPr="00FD0183">
        <w:rPr>
          <w:lang w:val="en-US"/>
        </w:rPr>
        <w:t>culturally sensitive</w:t>
      </w:r>
      <w:r w:rsidR="00CE0EB3" w:rsidRPr="00FD0183">
        <w:rPr>
          <w:lang w:val="en-US"/>
        </w:rPr>
        <w:t xml:space="preserve"> and that the data obtained </w:t>
      </w:r>
      <w:r w:rsidR="00EF16BE" w:rsidRPr="00FD0183">
        <w:rPr>
          <w:lang w:val="en-US"/>
        </w:rPr>
        <w:t>is</w:t>
      </w:r>
      <w:r w:rsidR="00CE0EB3" w:rsidRPr="00FD0183">
        <w:rPr>
          <w:lang w:val="en-US"/>
        </w:rPr>
        <w:t xml:space="preserve"> </w:t>
      </w:r>
      <w:r w:rsidR="00FC05D7" w:rsidRPr="00FD0183">
        <w:rPr>
          <w:lang w:val="en-US"/>
        </w:rPr>
        <w:t xml:space="preserve">complete, sufficiently granular, </w:t>
      </w:r>
      <w:r w:rsidR="00D07CC6" w:rsidRPr="00FD0183">
        <w:rPr>
          <w:lang w:val="en-US"/>
        </w:rPr>
        <w:t xml:space="preserve">and standardized. </w:t>
      </w:r>
      <w:r w:rsidR="00EF16BE" w:rsidRPr="00FD0183">
        <w:rPr>
          <w:lang w:val="en-US"/>
        </w:rPr>
        <w:t xml:space="preserve">The results are intended to provide </w:t>
      </w:r>
      <w:r w:rsidR="00AA0714" w:rsidRPr="00FD0183">
        <w:rPr>
          <w:lang w:val="en-US"/>
        </w:rPr>
        <w:t>actionable</w:t>
      </w:r>
      <w:r w:rsidR="00EF16BE" w:rsidRPr="00FD0183">
        <w:rPr>
          <w:lang w:val="en-US"/>
        </w:rPr>
        <w:t xml:space="preserve"> information to various actors in the ecosystem to </w:t>
      </w:r>
      <w:r w:rsidR="00AA0714" w:rsidRPr="00FD0183">
        <w:rPr>
          <w:lang w:val="en-US"/>
        </w:rPr>
        <w:t xml:space="preserve">support </w:t>
      </w:r>
      <w:r w:rsidR="00BC3F3B">
        <w:rPr>
          <w:lang w:val="en-US"/>
        </w:rPr>
        <w:t>initiatives</w:t>
      </w:r>
      <w:r w:rsidR="00AA0714" w:rsidRPr="00FD0183">
        <w:rPr>
          <w:lang w:val="en-US"/>
        </w:rPr>
        <w:t xml:space="preserve"> </w:t>
      </w:r>
      <w:r w:rsidR="00B70CC7">
        <w:rPr>
          <w:lang w:val="en-US"/>
        </w:rPr>
        <w:t xml:space="preserve">to </w:t>
      </w:r>
      <w:r w:rsidR="00945DC4" w:rsidRPr="00FD0183">
        <w:rPr>
          <w:lang w:val="en-US"/>
        </w:rPr>
        <w:t>improve reliable care</w:t>
      </w:r>
      <w:r w:rsidR="003E70A4" w:rsidRPr="00FD0183">
        <w:rPr>
          <w:lang w:val="en-US"/>
        </w:rPr>
        <w:t xml:space="preserve"> for all </w:t>
      </w:r>
      <w:r w:rsidR="007C5949" w:rsidRPr="00FD0183">
        <w:rPr>
          <w:lang w:val="en-US"/>
        </w:rPr>
        <w:t xml:space="preserve">populations and </w:t>
      </w:r>
      <w:r w:rsidR="003E70A4" w:rsidRPr="00FD0183">
        <w:rPr>
          <w:lang w:val="en-US"/>
        </w:rPr>
        <w:t xml:space="preserve">patients by identifying where additional </w:t>
      </w:r>
      <w:r w:rsidR="00BC3F3B">
        <w:rPr>
          <w:lang w:val="en-US"/>
        </w:rPr>
        <w:t>effort</w:t>
      </w:r>
      <w:r w:rsidR="00B32EFC" w:rsidRPr="00FD0183">
        <w:rPr>
          <w:lang w:val="en-US"/>
        </w:rPr>
        <w:t xml:space="preserve"> is </w:t>
      </w:r>
      <w:r w:rsidR="003E70A4" w:rsidRPr="00FD0183">
        <w:rPr>
          <w:lang w:val="en-US"/>
        </w:rPr>
        <w:t xml:space="preserve">warranted. </w:t>
      </w:r>
      <w:r w:rsidR="00945DC4" w:rsidRPr="00FD0183">
        <w:rPr>
          <w:lang w:val="en-US"/>
        </w:rPr>
        <w:t xml:space="preserve"> </w:t>
      </w:r>
    </w:p>
    <w:p w14:paraId="6C0A910B" w14:textId="77777777" w:rsidR="005102AA" w:rsidRPr="00FD0183" w:rsidRDefault="005102AA" w:rsidP="005B153D">
      <w:pPr>
        <w:rPr>
          <w:lang w:val="en-US"/>
        </w:rPr>
      </w:pPr>
    </w:p>
    <w:p w14:paraId="26FDCC3C" w14:textId="618BD8DC" w:rsidR="005B153D" w:rsidRPr="00FD0183" w:rsidRDefault="005B153D" w:rsidP="005B153D">
      <w:pPr>
        <w:rPr>
          <w:b/>
          <w:bCs/>
          <w:lang w:val="en-US"/>
        </w:rPr>
      </w:pPr>
      <w:r w:rsidRPr="00FD0183">
        <w:rPr>
          <w:b/>
          <w:bCs/>
          <w:lang w:val="en-US"/>
        </w:rPr>
        <w:t xml:space="preserve">Actors and </w:t>
      </w:r>
      <w:r w:rsidR="00E6231A">
        <w:rPr>
          <w:b/>
          <w:bCs/>
          <w:lang w:val="en-US"/>
        </w:rPr>
        <w:t>S</w:t>
      </w:r>
      <w:r w:rsidRPr="00FD0183">
        <w:rPr>
          <w:b/>
          <w:bCs/>
          <w:lang w:val="en-US"/>
        </w:rPr>
        <w:t>ystems</w:t>
      </w:r>
    </w:p>
    <w:p w14:paraId="7190EE63" w14:textId="77777777" w:rsidR="005B153D" w:rsidRPr="00FD0183" w:rsidRDefault="005B153D" w:rsidP="005B153D">
      <w:pPr>
        <w:rPr>
          <w:lang w:val="en-US"/>
        </w:rPr>
      </w:pPr>
      <w:r w:rsidRPr="00FD0183">
        <w:rPr>
          <w:lang w:val="en-US"/>
        </w:rPr>
        <w:t>Implementers may include:</w:t>
      </w:r>
    </w:p>
    <w:p w14:paraId="60164EF0" w14:textId="77777777" w:rsidR="005B153D" w:rsidRPr="00FD0183" w:rsidRDefault="005B153D" w:rsidP="005B153D">
      <w:pPr>
        <w:numPr>
          <w:ilvl w:val="0"/>
          <w:numId w:val="24"/>
        </w:numPr>
        <w:rPr>
          <w:lang w:val="en-US"/>
        </w:rPr>
      </w:pPr>
      <w:r w:rsidRPr="00FD0183">
        <w:rPr>
          <w:lang w:val="en-US"/>
        </w:rPr>
        <w:t>Individuals who provide demographic information directly or through an authorized representative;</w:t>
      </w:r>
    </w:p>
    <w:p w14:paraId="52DF3A82" w14:textId="77777777" w:rsidR="005B153D" w:rsidRPr="00FD0183" w:rsidRDefault="005B153D" w:rsidP="005B153D">
      <w:pPr>
        <w:numPr>
          <w:ilvl w:val="0"/>
          <w:numId w:val="24"/>
        </w:numPr>
        <w:rPr>
          <w:lang w:val="en-US"/>
        </w:rPr>
      </w:pPr>
      <w:r w:rsidRPr="00FD0183">
        <w:rPr>
          <w:lang w:val="en-US"/>
        </w:rPr>
        <w:t>Health care providers and their electronic health record, registration, scheduling, intake and patient-portal systems;</w:t>
      </w:r>
    </w:p>
    <w:p w14:paraId="58D46797" w14:textId="77777777" w:rsidR="005B153D" w:rsidRPr="00FD0183" w:rsidRDefault="005B153D" w:rsidP="005B153D">
      <w:pPr>
        <w:numPr>
          <w:ilvl w:val="0"/>
          <w:numId w:val="24"/>
        </w:numPr>
        <w:rPr>
          <w:lang w:val="en-US"/>
        </w:rPr>
      </w:pPr>
      <w:r w:rsidRPr="00FD0183">
        <w:rPr>
          <w:lang w:val="en-US"/>
        </w:rPr>
        <w:t>Health plans and their enrollment, member-portal, care management and administrative systems;</w:t>
      </w:r>
    </w:p>
    <w:p w14:paraId="29077DF9" w14:textId="77777777" w:rsidR="004562A0" w:rsidRPr="00FD0183" w:rsidRDefault="004562A0" w:rsidP="004562A0">
      <w:pPr>
        <w:numPr>
          <w:ilvl w:val="0"/>
          <w:numId w:val="24"/>
        </w:numPr>
        <w:rPr>
          <w:lang w:val="en-US"/>
        </w:rPr>
      </w:pPr>
      <w:r w:rsidRPr="00FD0183">
        <w:rPr>
          <w:lang w:val="en-US"/>
        </w:rPr>
        <w:t>Community-based and social care organizations, when authorized and appropriate;</w:t>
      </w:r>
    </w:p>
    <w:p w14:paraId="6796E7F1" w14:textId="77777777" w:rsidR="005B153D" w:rsidRPr="00FD0183" w:rsidRDefault="005B153D" w:rsidP="005B153D">
      <w:pPr>
        <w:numPr>
          <w:ilvl w:val="0"/>
          <w:numId w:val="24"/>
        </w:numPr>
        <w:rPr>
          <w:lang w:val="en-US"/>
        </w:rPr>
      </w:pPr>
      <w:r w:rsidRPr="00FD0183">
        <w:rPr>
          <w:lang w:val="en-US"/>
        </w:rPr>
        <w:t>Health information exchanges and health data utilities;</w:t>
      </w:r>
    </w:p>
    <w:p w14:paraId="234CEB75" w14:textId="77777777" w:rsidR="005B153D" w:rsidRPr="00FD0183" w:rsidRDefault="005B153D" w:rsidP="005B153D">
      <w:pPr>
        <w:numPr>
          <w:ilvl w:val="0"/>
          <w:numId w:val="24"/>
        </w:numPr>
        <w:rPr>
          <w:lang w:val="en-US"/>
        </w:rPr>
      </w:pPr>
      <w:r w:rsidRPr="00FD0183">
        <w:rPr>
          <w:lang w:val="en-US"/>
        </w:rPr>
        <w:t>Public health agencies, registries and governmental programs;</w:t>
      </w:r>
    </w:p>
    <w:p w14:paraId="4C3A2E29" w14:textId="77777777" w:rsidR="005B153D" w:rsidRPr="00FD0183" w:rsidRDefault="005B153D" w:rsidP="005B153D">
      <w:pPr>
        <w:numPr>
          <w:ilvl w:val="0"/>
          <w:numId w:val="24"/>
        </w:numPr>
        <w:rPr>
          <w:lang w:val="en-US"/>
        </w:rPr>
      </w:pPr>
      <w:r w:rsidRPr="00FD0183">
        <w:rPr>
          <w:lang w:val="en-US"/>
        </w:rPr>
        <w:t>Researchers, quality-measurement entities and analytics organizations; and</w:t>
      </w:r>
    </w:p>
    <w:p w14:paraId="6F09B016" w14:textId="77777777" w:rsidR="005B153D" w:rsidRPr="00FD0183" w:rsidRDefault="005B153D" w:rsidP="005B153D">
      <w:pPr>
        <w:numPr>
          <w:ilvl w:val="0"/>
          <w:numId w:val="24"/>
        </w:numPr>
        <w:rPr>
          <w:lang w:val="en-US"/>
        </w:rPr>
      </w:pPr>
      <w:r w:rsidRPr="00FD0183">
        <w:rPr>
          <w:lang w:val="en-US"/>
        </w:rPr>
        <w:t>Health information technology developers and intermediaries that enable the collection, storage, mapping or exchange of the standardized information.</w:t>
      </w:r>
    </w:p>
    <w:p w14:paraId="6AB05263" w14:textId="77777777" w:rsidR="007C5BEC" w:rsidRPr="00FD0183" w:rsidRDefault="007C5BEC" w:rsidP="005B153D">
      <w:pPr>
        <w:rPr>
          <w:lang w:val="en-US"/>
        </w:rPr>
      </w:pPr>
    </w:p>
    <w:p w14:paraId="241CD731" w14:textId="77777777" w:rsidR="00944610" w:rsidRDefault="00944610" w:rsidP="005B153D">
      <w:pPr>
        <w:rPr>
          <w:lang w:val="en-US"/>
        </w:rPr>
      </w:pPr>
      <w:r w:rsidRPr="00FD0183">
        <w:rPr>
          <w:lang w:val="en-US"/>
        </w:rPr>
        <w:t>Th</w:t>
      </w:r>
      <w:r>
        <w:rPr>
          <w:lang w:val="en-US"/>
        </w:rPr>
        <w:t xml:space="preserve">e collection </w:t>
      </w:r>
      <w:r w:rsidRPr="00FD0183">
        <w:rPr>
          <w:lang w:val="en-US"/>
        </w:rPr>
        <w:t xml:space="preserve">could be built into an electronic medical record and part of a visit, a patient portal as a pre-visit task, a health plan’s enrollment process or administration of a health risk assessment, a pharmacy system when a patient receives a vaccine, an intake system for a community benefit organization, or other systems that interface with patients. </w:t>
      </w:r>
    </w:p>
    <w:p w14:paraId="7A52CF9A" w14:textId="77777777" w:rsidR="00944610" w:rsidRDefault="00944610" w:rsidP="005B153D">
      <w:pPr>
        <w:rPr>
          <w:lang w:val="en-US"/>
        </w:rPr>
      </w:pPr>
    </w:p>
    <w:p w14:paraId="61B529FC" w14:textId="01782C94" w:rsidR="005B153D" w:rsidRPr="00FD0183" w:rsidRDefault="005B153D" w:rsidP="005B153D">
      <w:pPr>
        <w:rPr>
          <w:lang w:val="en-US"/>
        </w:rPr>
      </w:pPr>
      <w:r w:rsidRPr="00FD0183">
        <w:rPr>
          <w:lang w:val="en-US"/>
        </w:rPr>
        <w:t>A system may serve as a data collection system, a source system, a receiving system or more than one of these. This guide does not presume that demographic information will be collected by a single type of organization or at a single point in a person’s interactions with the health care system. Collection may occur through registration, enrollment, intake, a health risk assessment, a patient or member portal, or another appropriate workflow. Subject to applicable law, authorization and organizational policy, standardized information may subsequently be exchanged among trusted entities to reduce duplicative collection and support appropriate reuse.</w:t>
      </w:r>
    </w:p>
    <w:p w14:paraId="59D86D6C" w14:textId="77777777" w:rsidR="005102AA" w:rsidRPr="00FD0183" w:rsidRDefault="005102AA" w:rsidP="005B153D">
      <w:pPr>
        <w:rPr>
          <w:lang w:val="en-US"/>
        </w:rPr>
      </w:pPr>
    </w:p>
    <w:p w14:paraId="29845775" w14:textId="77777777" w:rsidR="005B153D" w:rsidRPr="00FD0183" w:rsidRDefault="005B153D" w:rsidP="005B153D">
      <w:pPr>
        <w:rPr>
          <w:b/>
          <w:bCs/>
          <w:lang w:val="en-US"/>
        </w:rPr>
      </w:pPr>
      <w:r w:rsidRPr="00FD0183">
        <w:rPr>
          <w:b/>
          <w:bCs/>
          <w:lang w:val="en-US"/>
        </w:rPr>
        <w:t>Scope</w:t>
      </w:r>
    </w:p>
    <w:p w14:paraId="0F40DC0E" w14:textId="77777777" w:rsidR="00C2383A" w:rsidRPr="00FD0183" w:rsidRDefault="00C2383A" w:rsidP="005B153D">
      <w:pPr>
        <w:rPr>
          <w:b/>
          <w:bCs/>
          <w:lang w:val="en-US"/>
        </w:rPr>
      </w:pPr>
    </w:p>
    <w:p w14:paraId="551BE298" w14:textId="75D53435" w:rsidR="005B153D" w:rsidRPr="00FD0183" w:rsidRDefault="005B153D" w:rsidP="005B153D">
      <w:pPr>
        <w:rPr>
          <w:b/>
          <w:bCs/>
          <w:lang w:val="en-US"/>
        </w:rPr>
      </w:pPr>
      <w:r w:rsidRPr="00FD0183">
        <w:rPr>
          <w:b/>
          <w:bCs/>
          <w:lang w:val="en-US"/>
        </w:rPr>
        <w:t>In scope</w:t>
      </w:r>
    </w:p>
    <w:p w14:paraId="07BECC71" w14:textId="77777777" w:rsidR="00C2383A" w:rsidRPr="00FD0183" w:rsidRDefault="00C2383A" w:rsidP="00C2383A">
      <w:pPr>
        <w:rPr>
          <w:lang w:val="en-US"/>
        </w:rPr>
      </w:pPr>
      <w:r w:rsidRPr="00FD0183">
        <w:rPr>
          <w:lang w:val="en-US"/>
        </w:rPr>
        <w:t>This guide is designed for the U.S. health care environment. It uses U.S.-specific terminology and builds upon applicable U.S. realm specifications and demographic data standards. Although some of its underlying structures and implementation approaches may be useful outside the United States, use in another jurisdiction may require different terminology, value sets, legal considerations and implementation guidance.</w:t>
      </w:r>
    </w:p>
    <w:p w14:paraId="20D5CCFD" w14:textId="77777777" w:rsidR="00C2383A" w:rsidRPr="00FD0183" w:rsidRDefault="00C2383A" w:rsidP="00C2383A">
      <w:pPr>
        <w:rPr>
          <w:lang w:val="en-US"/>
        </w:rPr>
      </w:pPr>
    </w:p>
    <w:p w14:paraId="29D0B8D0" w14:textId="656BAB68" w:rsidR="005B153D" w:rsidRPr="00FD0183" w:rsidRDefault="005B153D" w:rsidP="005B153D">
      <w:pPr>
        <w:rPr>
          <w:lang w:val="en-US"/>
        </w:rPr>
      </w:pPr>
      <w:r w:rsidRPr="00FD0183">
        <w:rPr>
          <w:lang w:val="en-US"/>
        </w:rPr>
        <w:t>This version of the guide supports:</w:t>
      </w:r>
    </w:p>
    <w:p w14:paraId="474EC400" w14:textId="77777777" w:rsidR="005B153D" w:rsidRPr="00FD0183" w:rsidRDefault="005B153D" w:rsidP="005B153D">
      <w:pPr>
        <w:numPr>
          <w:ilvl w:val="0"/>
          <w:numId w:val="25"/>
        </w:numPr>
        <w:rPr>
          <w:lang w:val="en-US"/>
        </w:rPr>
      </w:pPr>
      <w:r w:rsidRPr="00FD0183">
        <w:rPr>
          <w:lang w:val="en-US"/>
        </w:rPr>
        <w:t>A computable FHIR Questionnaire containing the DEMo questions, explanatory language, response choices and indications of which items are required or optional;</w:t>
      </w:r>
    </w:p>
    <w:p w14:paraId="33C215EF" w14:textId="77777777" w:rsidR="005B153D" w:rsidRPr="00FD0183" w:rsidRDefault="005B153D" w:rsidP="005B153D">
      <w:pPr>
        <w:numPr>
          <w:ilvl w:val="0"/>
          <w:numId w:val="25"/>
        </w:numPr>
        <w:rPr>
          <w:lang w:val="en-US"/>
        </w:rPr>
      </w:pPr>
      <w:commentRangeStart w:id="11"/>
      <w:r w:rsidRPr="00FD0183">
        <w:rPr>
          <w:lang w:val="en-US"/>
        </w:rPr>
        <w:t>A conformant FHIR QuestionnaireResponse for recording responses to the DEMo Questionnaire;</w:t>
      </w:r>
    </w:p>
    <w:p w14:paraId="37D034D0" w14:textId="77777777" w:rsidR="005B153D" w:rsidRPr="00FD0183" w:rsidRDefault="005B153D" w:rsidP="005B153D">
      <w:pPr>
        <w:numPr>
          <w:ilvl w:val="0"/>
          <w:numId w:val="25"/>
        </w:numPr>
        <w:rPr>
          <w:lang w:val="en-US"/>
        </w:rPr>
      </w:pPr>
      <w:r w:rsidRPr="00FD0183">
        <w:rPr>
          <w:lang w:val="en-US"/>
        </w:rPr>
        <w:t>Standardized representation of the demographic domains addressed by the DEMo Initiative;</w:t>
      </w:r>
    </w:p>
    <w:p w14:paraId="4986D1E0" w14:textId="77777777" w:rsidR="005B153D" w:rsidRPr="00FD0183" w:rsidRDefault="005B153D" w:rsidP="005B153D">
      <w:pPr>
        <w:numPr>
          <w:ilvl w:val="0"/>
          <w:numId w:val="25"/>
        </w:numPr>
        <w:rPr>
          <w:lang w:val="en-US"/>
        </w:rPr>
      </w:pPr>
      <w:r w:rsidRPr="00FD0183">
        <w:rPr>
          <w:lang w:val="en-US"/>
        </w:rPr>
        <w:t>Terminology and value sets needed to encode structured response choices;</w:t>
      </w:r>
    </w:p>
    <w:p w14:paraId="542E4EB2" w14:textId="77777777" w:rsidR="005B153D" w:rsidRPr="00FD0183" w:rsidRDefault="005B153D" w:rsidP="005B153D">
      <w:pPr>
        <w:numPr>
          <w:ilvl w:val="0"/>
          <w:numId w:val="25"/>
        </w:numPr>
        <w:rPr>
          <w:lang w:val="en-US"/>
        </w:rPr>
      </w:pPr>
      <w:commentRangeStart w:id="12"/>
      <w:r w:rsidRPr="00FD0183">
        <w:rPr>
          <w:lang w:val="en-US"/>
        </w:rPr>
        <w:t>Representation of “I do not know,” “I choose not to respond at this time,” write-in responses and other response patterns established through the DEMo process;</w:t>
      </w:r>
      <w:commentRangeEnd w:id="12"/>
      <w:r w:rsidR="00A90D4B" w:rsidRPr="00FD0183">
        <w:rPr>
          <w:rStyle w:val="CommentReference"/>
          <w:sz w:val="22"/>
          <w:szCs w:val="22"/>
          <w:lang w:val="en-US"/>
        </w:rPr>
        <w:commentReference w:id="12"/>
      </w:r>
    </w:p>
    <w:p w14:paraId="0F8DF814" w14:textId="77777777" w:rsidR="005B153D" w:rsidRPr="00FD0183" w:rsidRDefault="005B153D" w:rsidP="005B153D">
      <w:pPr>
        <w:numPr>
          <w:ilvl w:val="0"/>
          <w:numId w:val="25"/>
        </w:numPr>
        <w:rPr>
          <w:lang w:val="en-US"/>
        </w:rPr>
      </w:pPr>
      <w:r w:rsidRPr="00FD0183">
        <w:rPr>
          <w:lang w:val="en-US"/>
        </w:rPr>
        <w:t>Identification of the Questionnaire and version used to collect the information;</w:t>
      </w:r>
    </w:p>
    <w:p w14:paraId="5472E2F1" w14:textId="77777777" w:rsidR="005B153D" w:rsidRPr="00FD0183" w:rsidRDefault="005B153D" w:rsidP="005B153D">
      <w:pPr>
        <w:numPr>
          <w:ilvl w:val="0"/>
          <w:numId w:val="25"/>
        </w:numPr>
        <w:rPr>
          <w:lang w:val="en-US"/>
        </w:rPr>
      </w:pPr>
      <w:r w:rsidRPr="00FD0183">
        <w:rPr>
          <w:lang w:val="en-US"/>
        </w:rPr>
        <w:t>Exchange of DEMo-conformant information across provider, payer, public health, health information exchange, community and other authorized systems;</w:t>
      </w:r>
    </w:p>
    <w:p w14:paraId="567922EC" w14:textId="77777777" w:rsidR="005B153D" w:rsidRPr="00FD0183" w:rsidRDefault="005B153D" w:rsidP="005B153D">
      <w:pPr>
        <w:numPr>
          <w:ilvl w:val="0"/>
          <w:numId w:val="25"/>
        </w:numPr>
        <w:rPr>
          <w:lang w:val="en-US"/>
        </w:rPr>
      </w:pPr>
      <w:r w:rsidRPr="00FD0183">
        <w:rPr>
          <w:lang w:val="en-US"/>
        </w:rPr>
        <w:t>Mapping between QuestionnaireResponse content and applicable FHIR demographic elements, profiles, extensions and terminology;</w:t>
      </w:r>
    </w:p>
    <w:p w14:paraId="003D9CBE" w14:textId="77777777" w:rsidR="005B153D" w:rsidRPr="00FD0183" w:rsidRDefault="005B153D" w:rsidP="005B153D">
      <w:pPr>
        <w:numPr>
          <w:ilvl w:val="0"/>
          <w:numId w:val="25"/>
        </w:numPr>
        <w:rPr>
          <w:lang w:val="en-US"/>
        </w:rPr>
      </w:pPr>
      <w:r w:rsidRPr="00FD0183">
        <w:rPr>
          <w:lang w:val="en-US"/>
        </w:rPr>
        <w:t>The ability to preserve relevant context concerning the source and timing of the information; and</w:t>
      </w:r>
    </w:p>
    <w:p w14:paraId="56B2D2CE" w14:textId="77777777" w:rsidR="005B153D" w:rsidRPr="00FD0183" w:rsidRDefault="005B153D" w:rsidP="005B153D">
      <w:pPr>
        <w:numPr>
          <w:ilvl w:val="0"/>
          <w:numId w:val="25"/>
        </w:numPr>
        <w:rPr>
          <w:lang w:val="en-US"/>
        </w:rPr>
      </w:pPr>
      <w:r w:rsidRPr="00FD0183">
        <w:rPr>
          <w:lang w:val="en-US"/>
        </w:rPr>
        <w:t>Implementation examples illustrating selected collection and exchange scenarios.</w:t>
      </w:r>
      <w:commentRangeEnd w:id="11"/>
      <w:r w:rsidR="00E44D08" w:rsidRPr="00FD0183">
        <w:rPr>
          <w:rStyle w:val="CommentReference"/>
          <w:sz w:val="22"/>
          <w:szCs w:val="22"/>
          <w:lang w:val="en-US"/>
        </w:rPr>
        <w:commentReference w:id="11"/>
      </w:r>
    </w:p>
    <w:p w14:paraId="55DAFEE4" w14:textId="77777777" w:rsidR="00C2383A" w:rsidRPr="00FD0183" w:rsidRDefault="00C2383A" w:rsidP="005B153D">
      <w:pPr>
        <w:rPr>
          <w:b/>
          <w:bCs/>
          <w:lang w:val="en-US"/>
        </w:rPr>
      </w:pPr>
    </w:p>
    <w:p w14:paraId="254E0201" w14:textId="4C8C357D" w:rsidR="005B153D" w:rsidRPr="00FD0183" w:rsidRDefault="005B153D" w:rsidP="005B153D">
      <w:pPr>
        <w:rPr>
          <w:b/>
          <w:bCs/>
          <w:lang w:val="en-US"/>
        </w:rPr>
      </w:pPr>
      <w:r w:rsidRPr="00FD0183">
        <w:rPr>
          <w:b/>
          <w:bCs/>
          <w:lang w:val="en-US"/>
        </w:rPr>
        <w:t>Out of scope</w:t>
      </w:r>
    </w:p>
    <w:p w14:paraId="3CAFA812" w14:textId="77777777" w:rsidR="005B153D" w:rsidRPr="00FD0183" w:rsidRDefault="005B153D" w:rsidP="005B153D">
      <w:pPr>
        <w:rPr>
          <w:lang w:val="en-US"/>
        </w:rPr>
      </w:pPr>
      <w:r w:rsidRPr="00FD0183">
        <w:rPr>
          <w:lang w:val="en-US"/>
        </w:rPr>
        <w:t>This version of the guide does not:</w:t>
      </w:r>
    </w:p>
    <w:p w14:paraId="39CF8DDC" w14:textId="12087167" w:rsidR="005B153D" w:rsidRPr="00FD0183" w:rsidRDefault="005B153D" w:rsidP="005B153D">
      <w:pPr>
        <w:numPr>
          <w:ilvl w:val="0"/>
          <w:numId w:val="26"/>
        </w:numPr>
        <w:rPr>
          <w:lang w:val="en-US"/>
        </w:rPr>
      </w:pPr>
      <w:r w:rsidRPr="00FD0183">
        <w:rPr>
          <w:lang w:val="en-US"/>
        </w:rPr>
        <w:t>Require an organization to collect every DEMo domain</w:t>
      </w:r>
      <w:r w:rsidR="0085588F" w:rsidRPr="00FD0183">
        <w:rPr>
          <w:lang w:val="en-US"/>
        </w:rPr>
        <w:t xml:space="preserve"> </w:t>
      </w:r>
      <w:r w:rsidRPr="00FD0183">
        <w:rPr>
          <w:lang w:val="en-US"/>
        </w:rPr>
        <w:t>or every question</w:t>
      </w:r>
      <w:r w:rsidR="0085588F" w:rsidRPr="00FD0183">
        <w:rPr>
          <w:lang w:val="en-US"/>
        </w:rPr>
        <w:t xml:space="preserve">, but we will note that the </w:t>
      </w:r>
      <w:r w:rsidR="00316553" w:rsidRPr="00FD0183">
        <w:rPr>
          <w:lang w:val="en-US"/>
        </w:rPr>
        <w:t>Questionnaire</w:t>
      </w:r>
      <w:r w:rsidR="0085588F" w:rsidRPr="00FD0183">
        <w:rPr>
          <w:lang w:val="en-US"/>
        </w:rPr>
        <w:t xml:space="preserve"> has been tested as a whole</w:t>
      </w:r>
      <w:r w:rsidR="00316553" w:rsidRPr="00FD0183">
        <w:rPr>
          <w:lang w:val="en-US"/>
        </w:rPr>
        <w:t xml:space="preserve"> and subdividing it may impact results</w:t>
      </w:r>
      <w:r w:rsidRPr="00FD0183">
        <w:rPr>
          <w:lang w:val="en-US"/>
        </w:rPr>
        <w:t>;</w:t>
      </w:r>
    </w:p>
    <w:p w14:paraId="6A820A29" w14:textId="77777777" w:rsidR="005B153D" w:rsidRPr="00FD0183" w:rsidRDefault="005B153D" w:rsidP="005B153D">
      <w:pPr>
        <w:numPr>
          <w:ilvl w:val="0"/>
          <w:numId w:val="26"/>
        </w:numPr>
        <w:rPr>
          <w:lang w:val="en-US"/>
        </w:rPr>
      </w:pPr>
      <w:r w:rsidRPr="00FD0183">
        <w:rPr>
          <w:lang w:val="en-US"/>
        </w:rPr>
        <w:t>Establish the circumstances under which an organization must ask a demographic question;</w:t>
      </w:r>
    </w:p>
    <w:p w14:paraId="19CCAD8D" w14:textId="77777777" w:rsidR="005B153D" w:rsidRPr="00FD0183" w:rsidRDefault="005B153D" w:rsidP="005B153D">
      <w:pPr>
        <w:numPr>
          <w:ilvl w:val="0"/>
          <w:numId w:val="26"/>
        </w:numPr>
        <w:rPr>
          <w:lang w:val="en-US"/>
        </w:rPr>
      </w:pPr>
      <w:commentRangeStart w:id="13"/>
      <w:r w:rsidRPr="00FD0183">
        <w:rPr>
          <w:lang w:val="en-US"/>
        </w:rPr>
        <w:t>Require an individual to provide demographic information;</w:t>
      </w:r>
      <w:commentRangeEnd w:id="13"/>
      <w:r w:rsidR="00AF4FBE" w:rsidRPr="00FD0183">
        <w:rPr>
          <w:rStyle w:val="CommentReference"/>
          <w:sz w:val="22"/>
          <w:szCs w:val="22"/>
          <w:lang w:val="en-US"/>
        </w:rPr>
        <w:commentReference w:id="13"/>
      </w:r>
    </w:p>
    <w:p w14:paraId="5C2AA7DA" w14:textId="77777777" w:rsidR="005B153D" w:rsidRPr="00FD0183" w:rsidRDefault="005B153D" w:rsidP="005B153D">
      <w:pPr>
        <w:numPr>
          <w:ilvl w:val="0"/>
          <w:numId w:val="26"/>
        </w:numPr>
        <w:rPr>
          <w:lang w:val="en-US"/>
        </w:rPr>
      </w:pPr>
      <w:r w:rsidRPr="00FD0183">
        <w:rPr>
          <w:lang w:val="en-US"/>
        </w:rPr>
        <w:t>Define eligibility, coverage, payment, benefits or clinical decision rules based on demographic information;</w:t>
      </w:r>
    </w:p>
    <w:p w14:paraId="6B7647C9" w14:textId="77777777" w:rsidR="005B153D" w:rsidRPr="00FD0183" w:rsidRDefault="005B153D" w:rsidP="005B153D">
      <w:pPr>
        <w:numPr>
          <w:ilvl w:val="0"/>
          <w:numId w:val="26"/>
        </w:numPr>
        <w:rPr>
          <w:lang w:val="en-US"/>
        </w:rPr>
      </w:pPr>
      <w:r w:rsidRPr="00FD0183">
        <w:rPr>
          <w:lang w:val="en-US"/>
        </w:rPr>
        <w:t>Authorize access to or disclosure of information that is not otherwise permitted;</w:t>
      </w:r>
    </w:p>
    <w:p w14:paraId="33ACD1F2" w14:textId="77777777" w:rsidR="005B153D" w:rsidRPr="00FD0183" w:rsidRDefault="005B153D" w:rsidP="005B153D">
      <w:pPr>
        <w:numPr>
          <w:ilvl w:val="0"/>
          <w:numId w:val="26"/>
        </w:numPr>
        <w:rPr>
          <w:lang w:val="en-US"/>
        </w:rPr>
      </w:pPr>
      <w:r w:rsidRPr="00FD0183">
        <w:rPr>
          <w:lang w:val="en-US"/>
        </w:rPr>
        <w:t>Replace applicable federal, state, tribal or local privacy, security, consent or civil rights requirements;</w:t>
      </w:r>
    </w:p>
    <w:p w14:paraId="07FF085C" w14:textId="77777777" w:rsidR="005B153D" w:rsidRPr="00FD0183" w:rsidRDefault="005B153D" w:rsidP="005B153D">
      <w:pPr>
        <w:numPr>
          <w:ilvl w:val="0"/>
          <w:numId w:val="26"/>
        </w:numPr>
        <w:rPr>
          <w:lang w:val="en-US"/>
        </w:rPr>
      </w:pPr>
      <w:r w:rsidRPr="00FD0183">
        <w:rPr>
          <w:lang w:val="en-US"/>
        </w:rPr>
        <w:t>Determine whether a particular response is clinically relevant or appropriate for a particular purpose;</w:t>
      </w:r>
    </w:p>
    <w:p w14:paraId="5DF063EC" w14:textId="77777777" w:rsidR="005B153D" w:rsidRPr="00FD0183" w:rsidRDefault="005B153D" w:rsidP="005B153D">
      <w:pPr>
        <w:numPr>
          <w:ilvl w:val="0"/>
          <w:numId w:val="26"/>
        </w:numPr>
        <w:rPr>
          <w:lang w:val="en-US"/>
        </w:rPr>
      </w:pPr>
      <w:r w:rsidRPr="00FD0183">
        <w:rPr>
          <w:lang w:val="en-US"/>
        </w:rPr>
        <w:t>Define health-related social needs screening or the collection of social-risk information that is not a demographic characteristic;</w:t>
      </w:r>
    </w:p>
    <w:p w14:paraId="6A363EE8" w14:textId="77777777" w:rsidR="005B153D" w:rsidRPr="00FD0183" w:rsidRDefault="005B153D" w:rsidP="005B153D">
      <w:pPr>
        <w:numPr>
          <w:ilvl w:val="0"/>
          <w:numId w:val="26"/>
        </w:numPr>
        <w:rPr>
          <w:lang w:val="en-US"/>
        </w:rPr>
      </w:pPr>
      <w:r w:rsidRPr="00FD0183">
        <w:rPr>
          <w:lang w:val="en-US"/>
        </w:rPr>
        <w:t>Require receiving systems to overwrite existing demographic information automatically;</w:t>
      </w:r>
    </w:p>
    <w:p w14:paraId="3E1832E2" w14:textId="77777777" w:rsidR="005B153D" w:rsidRPr="00FD0183" w:rsidRDefault="005B153D" w:rsidP="005B153D">
      <w:pPr>
        <w:numPr>
          <w:ilvl w:val="0"/>
          <w:numId w:val="26"/>
        </w:numPr>
        <w:rPr>
          <w:lang w:val="en-US"/>
        </w:rPr>
      </w:pPr>
      <w:r w:rsidRPr="00FD0183">
        <w:rPr>
          <w:lang w:val="en-US"/>
        </w:rPr>
        <w:t>Resolve discrepancies among responses collected at different times or by different organizations; or</w:t>
      </w:r>
    </w:p>
    <w:p w14:paraId="4CC816D3" w14:textId="77777777" w:rsidR="00635C95" w:rsidRPr="00FD0183" w:rsidRDefault="005B153D" w:rsidP="005B153D">
      <w:pPr>
        <w:numPr>
          <w:ilvl w:val="0"/>
          <w:numId w:val="26"/>
        </w:numPr>
        <w:rPr>
          <w:lang w:val="en-US"/>
        </w:rPr>
      </w:pPr>
      <w:r w:rsidRPr="00FD0183">
        <w:rPr>
          <w:lang w:val="en-US"/>
        </w:rPr>
        <w:t>Establish a comprehensive longitudinal demographic profile controlled and exchanged by the individual.</w:t>
      </w:r>
    </w:p>
    <w:p w14:paraId="53C448AC" w14:textId="5C087D9F" w:rsidR="005B153D" w:rsidRPr="00FD0183" w:rsidRDefault="005B153D" w:rsidP="005B153D">
      <w:pPr>
        <w:numPr>
          <w:ilvl w:val="0"/>
          <w:numId w:val="26"/>
        </w:numPr>
        <w:rPr>
          <w:lang w:val="en-US"/>
        </w:rPr>
      </w:pPr>
      <w:r w:rsidRPr="00FD0183">
        <w:rPr>
          <w:lang w:val="en-US"/>
        </w:rPr>
        <w:t>Implementers may use DEMo-conformant information as part of broader clinical, administrative, public health, quality measurement, research or population health workflows. Those downstream workflows and decisions remain governed by the applicable implementation context and are not themselves standardized by this guide.</w:t>
      </w:r>
    </w:p>
    <w:p w14:paraId="5E8F6E7C" w14:textId="77777777" w:rsidR="005B153D" w:rsidRPr="00FD0183" w:rsidRDefault="005B153D" w:rsidP="005B153D">
      <w:pPr>
        <w:rPr>
          <w:lang w:val="en-US"/>
        </w:rPr>
      </w:pPr>
    </w:p>
    <w:p w14:paraId="2C24E027" w14:textId="77777777" w:rsidR="005B153D" w:rsidRPr="00FD0183" w:rsidRDefault="005B153D" w:rsidP="005B153D">
      <w:pPr>
        <w:rPr>
          <w:b/>
          <w:bCs/>
          <w:lang w:val="en-US"/>
        </w:rPr>
      </w:pPr>
      <w:r w:rsidRPr="00FD0183">
        <w:rPr>
          <w:b/>
          <w:bCs/>
          <w:lang w:val="en-US"/>
        </w:rPr>
        <w:t>Future considerations</w:t>
      </w:r>
    </w:p>
    <w:p w14:paraId="1DB800B3" w14:textId="77777777" w:rsidR="005B153D" w:rsidRPr="00FD0183" w:rsidRDefault="005B153D" w:rsidP="005B153D">
      <w:pPr>
        <w:rPr>
          <w:lang w:val="en-US"/>
        </w:rPr>
      </w:pPr>
      <w:r w:rsidRPr="00FD0183">
        <w:rPr>
          <w:lang w:val="en-US"/>
        </w:rPr>
        <w:t>Future versions of the guide may address additional workflows identified through implementation and pilot testing, including more detailed guidance for updating and reconciling information collected at different times, representing an individual-controlled longitudinal demographic profile, and supporting additional person-directed exchange. Such capabilities are not required for conformance with this version of the guide.</w:t>
      </w:r>
    </w:p>
    <w:sectPr w:rsidR="005B153D" w:rsidRPr="00FD018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le Lloyd" w:date="2026-09-17T16:40:00Z" w:initials="DL">
    <w:p w14:paraId="647231CC" w14:textId="77777777" w:rsidR="007A0A98" w:rsidRDefault="007A0A98" w:rsidP="00C16E68">
      <w:pPr>
        <w:pStyle w:val="CommentText"/>
      </w:pPr>
      <w:r>
        <w:rPr>
          <w:rStyle w:val="CommentReference"/>
        </w:rPr>
        <w:annotationRef/>
      </w:r>
      <w:r>
        <w:t>Is it just me or is it awkward to have the intro after the use cases? Is it always that way? Can we reverse it?</w:t>
      </w:r>
    </w:p>
  </w:comment>
  <w:comment w:id="7" w:author="Danielle Lloyd" w:date="2026-09-18T10:25:00Z" w:initials="DL">
    <w:p w14:paraId="5101A73B" w14:textId="77777777" w:rsidR="001858E2" w:rsidRDefault="0011109B" w:rsidP="001858E2">
      <w:pPr>
        <w:pStyle w:val="CommentText"/>
      </w:pPr>
      <w:r>
        <w:rPr>
          <w:rStyle w:val="CommentReference"/>
        </w:rPr>
        <w:annotationRef/>
      </w:r>
      <w:r w:rsidR="001858E2">
        <w:t>Can we put use cases AFTER the intro in the tabs?</w:t>
      </w:r>
    </w:p>
  </w:comment>
  <w:comment w:id="8" w:author="Danielle Lloyd" w:date="2026-09-18T10:22:00Z" w:initials="DL">
    <w:p w14:paraId="0488D546" w14:textId="0CB33728" w:rsidR="00A97FB4" w:rsidRDefault="00A97FB4" w:rsidP="00A97FB4">
      <w:pPr>
        <w:pStyle w:val="CommentText"/>
      </w:pPr>
      <w:r>
        <w:rPr>
          <w:rStyle w:val="CommentReference"/>
        </w:rPr>
        <w:annotationRef/>
      </w:r>
      <w:r>
        <w:t>This might be overkill and parts of this may be better placed elsewhere on the site, but I am not familiar enough with how these are usually structured.</w:t>
      </w:r>
    </w:p>
  </w:comment>
  <w:comment w:id="9" w:author="Danielle Lloyd" w:date="2026-09-17T16:39:00Z" w:initials="DL">
    <w:p w14:paraId="4551D423" w14:textId="77777777" w:rsidR="00A97FB4" w:rsidRDefault="004254BD" w:rsidP="00A97FB4">
      <w:pPr>
        <w:pStyle w:val="CommentText"/>
      </w:pPr>
      <w:r>
        <w:rPr>
          <w:rStyle w:val="CommentReference"/>
        </w:rPr>
        <w:annotationRef/>
      </w:r>
      <w:r w:rsidR="00A97FB4">
        <w:t>Where can we put the intro language on the site? IS there somewhere we should put all of the cognitive testing stuff?</w:t>
      </w:r>
    </w:p>
  </w:comment>
  <w:comment w:id="10" w:author="Danielle Lloyd" w:date="2026-09-18T10:21:00Z" w:initials="DL">
    <w:p w14:paraId="7943E08C" w14:textId="77777777" w:rsidR="00A97FB4" w:rsidRDefault="00A97FB4" w:rsidP="00A97FB4">
      <w:pPr>
        <w:pStyle w:val="CommentText"/>
      </w:pPr>
      <w:r>
        <w:rPr>
          <w:rStyle w:val="CommentReference"/>
        </w:rPr>
        <w:annotationRef/>
      </w:r>
      <w:r>
        <w:t xml:space="preserve">Can we link here? </w:t>
      </w:r>
    </w:p>
  </w:comment>
  <w:comment w:id="12" w:author="Danielle Lloyd" w:date="2026-09-17T17:33:00Z" w:initials="DL">
    <w:p w14:paraId="2A099E27" w14:textId="77777777" w:rsidR="00A90D4B" w:rsidRDefault="00A90D4B" w:rsidP="00A90D4B">
      <w:pPr>
        <w:pStyle w:val="CommentText"/>
      </w:pPr>
      <w:r>
        <w:rPr>
          <w:rStyle w:val="CommentReference"/>
        </w:rPr>
        <w:annotationRef/>
      </w:r>
      <w:r>
        <w:t>I think we may have undone this today with removing the codes and lumping into into a free text box?</w:t>
      </w:r>
    </w:p>
  </w:comment>
  <w:comment w:id="11" w:author="Danielle Lloyd" w:date="2026-09-17T17:34:00Z" w:initials="DL">
    <w:p w14:paraId="7AFBE586" w14:textId="77777777" w:rsidR="00E44D08" w:rsidRDefault="00E44D08" w:rsidP="00E44D08">
      <w:pPr>
        <w:pStyle w:val="CommentText"/>
      </w:pPr>
      <w:r>
        <w:rPr>
          <w:rStyle w:val="CommentReference"/>
        </w:rPr>
        <w:annotationRef/>
      </w:r>
      <w:r>
        <w:t>This is setting up the other tabs, which one might think belong in an introduction, but maybe not since there is also the background? Not sure...</w:t>
      </w:r>
    </w:p>
  </w:comment>
  <w:comment w:id="13" w:author="Danielle Lloyd" w:date="2026-09-17T17:39:00Z" w:initials="DL">
    <w:p w14:paraId="69E2C49C" w14:textId="77777777" w:rsidR="00AF4FBE" w:rsidRDefault="00AF4FBE" w:rsidP="00AF4FBE">
      <w:pPr>
        <w:pStyle w:val="CommentText"/>
      </w:pPr>
      <w:r>
        <w:rPr>
          <w:rStyle w:val="CommentReference"/>
        </w:rPr>
        <w:annotationRef/>
      </w:r>
      <w:r>
        <w:t>I think our legal counsel would love to see some of these if this isn’t considered a crazy use of out of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7231CC" w15:done="0"/>
  <w15:commentEx w15:paraId="5101A73B" w15:done="0"/>
  <w15:commentEx w15:paraId="0488D546" w15:done="0"/>
  <w15:commentEx w15:paraId="4551D423" w15:done="0"/>
  <w15:commentEx w15:paraId="7943E08C" w15:done="0"/>
  <w15:commentEx w15:paraId="2A099E27" w15:done="0"/>
  <w15:commentEx w15:paraId="7AFBE586" w15:done="0"/>
  <w15:commentEx w15:paraId="69E2C4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BF4DD" w16cex:dateUtc="2026-09-17T20:40:00Z"/>
  <w16cex:commentExtensible w16cex:durableId="0662C572" w16cex:dateUtc="2026-09-18T14:25:00Z"/>
  <w16cex:commentExtensible w16cex:durableId="111C92AD" w16cex:dateUtc="2026-09-18T14:22:00Z"/>
  <w16cex:commentExtensible w16cex:durableId="400185B1" w16cex:dateUtc="2026-09-17T20:39:00Z"/>
  <w16cex:commentExtensible w16cex:durableId="62DF2A88" w16cex:dateUtc="2026-09-18T14:21:00Z"/>
  <w16cex:commentExtensible w16cex:durableId="3696D21E" w16cex:dateUtc="2026-09-17T21:33:00Z"/>
  <w16cex:commentExtensible w16cex:durableId="40C942B8" w16cex:dateUtc="2026-09-17T21:34:00Z"/>
  <w16cex:commentExtensible w16cex:durableId="3AF3621E" w16cex:dateUtc="2026-09-17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7231CC" w16cid:durableId="308BF4DD"/>
  <w16cid:commentId w16cid:paraId="5101A73B" w16cid:durableId="0662C572"/>
  <w16cid:commentId w16cid:paraId="0488D546" w16cid:durableId="111C92AD"/>
  <w16cid:commentId w16cid:paraId="4551D423" w16cid:durableId="400185B1"/>
  <w16cid:commentId w16cid:paraId="7943E08C" w16cid:durableId="62DF2A88"/>
  <w16cid:commentId w16cid:paraId="2A099E27" w16cid:durableId="3696D21E"/>
  <w16cid:commentId w16cid:paraId="7AFBE586" w16cid:durableId="40C942B8"/>
  <w16cid:commentId w16cid:paraId="69E2C49C" w16cid:durableId="3AF362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49398" w14:textId="77777777" w:rsidR="005E36B8" w:rsidRDefault="005E36B8" w:rsidP="00B76BF0">
      <w:pPr>
        <w:spacing w:line="240" w:lineRule="auto"/>
      </w:pPr>
      <w:r>
        <w:separator/>
      </w:r>
    </w:p>
  </w:endnote>
  <w:endnote w:type="continuationSeparator" w:id="0">
    <w:p w14:paraId="2DDB714E" w14:textId="77777777" w:rsidR="005E36B8" w:rsidRDefault="005E36B8" w:rsidP="00B76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default"/>
    <w:embedRegular r:id="rId1" w:fontKey="{1E1B6C80-0A01-4C87-8017-B9E1A15B5A0A}"/>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1F58443F-6830-4A85-9626-66BF2966E3E5}"/>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5E39CF39-E85E-439D-816D-01F1DD9FA8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BFA5" w14:textId="77777777" w:rsidR="005E36B8" w:rsidRDefault="005E36B8" w:rsidP="00B76BF0">
      <w:pPr>
        <w:spacing w:line="240" w:lineRule="auto"/>
      </w:pPr>
      <w:r>
        <w:separator/>
      </w:r>
    </w:p>
  </w:footnote>
  <w:footnote w:type="continuationSeparator" w:id="0">
    <w:p w14:paraId="4C131E30" w14:textId="77777777" w:rsidR="005E36B8" w:rsidRDefault="005E36B8" w:rsidP="00B76BF0">
      <w:pPr>
        <w:spacing w:line="240" w:lineRule="auto"/>
      </w:pPr>
      <w:r>
        <w:continuationSeparator/>
      </w:r>
    </w:p>
  </w:footnote>
  <w:footnote w:id="1">
    <w:p w14:paraId="6B786D0D" w14:textId="77777777" w:rsidR="00B76BF0" w:rsidRDefault="00B76BF0" w:rsidP="00B76BF0">
      <w:pPr>
        <w:rPr>
          <w:lang w:val="en-US"/>
        </w:rPr>
      </w:pPr>
      <w:r>
        <w:rPr>
          <w:rStyle w:val="FootnoteReference"/>
        </w:rPr>
        <w:footnoteRef/>
      </w:r>
      <w:r>
        <w:t xml:space="preserve"> </w:t>
      </w:r>
      <w:r w:rsidRPr="005B153D">
        <w:rPr>
          <w:lang w:val="en-US"/>
        </w:rPr>
        <w:t>The guide is intended primarily to support demographic information reported directly by the individual. Depending on the implementation context and applicable requirements, an authorized representative may assist the individual or respond on the individual’s behalf. Organizations should preserve the source, date and context of the information so that a receiving system can distinguish person-reported information from information supplied or inferred through another process.</w:t>
      </w:r>
    </w:p>
    <w:p w14:paraId="43D8EE68" w14:textId="05FC785F" w:rsidR="00B76BF0" w:rsidRPr="00B76BF0" w:rsidRDefault="00B76BF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77B"/>
    <w:multiLevelType w:val="multilevel"/>
    <w:tmpl w:val="BC2A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D7907"/>
    <w:multiLevelType w:val="multilevel"/>
    <w:tmpl w:val="8D7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52BE4"/>
    <w:multiLevelType w:val="multilevel"/>
    <w:tmpl w:val="F044FD6A"/>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096EF9"/>
    <w:multiLevelType w:val="hybridMultilevel"/>
    <w:tmpl w:val="2F78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C4EE9"/>
    <w:multiLevelType w:val="multilevel"/>
    <w:tmpl w:val="2168D994"/>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9B4731"/>
    <w:multiLevelType w:val="multilevel"/>
    <w:tmpl w:val="B5E46DF8"/>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8C5C5E"/>
    <w:multiLevelType w:val="multilevel"/>
    <w:tmpl w:val="96BEA0B6"/>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874664"/>
    <w:multiLevelType w:val="multilevel"/>
    <w:tmpl w:val="3754F8D2"/>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4222D8"/>
    <w:multiLevelType w:val="multilevel"/>
    <w:tmpl w:val="C9A6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70351"/>
    <w:multiLevelType w:val="multilevel"/>
    <w:tmpl w:val="C2CC80B0"/>
    <w:lvl w:ilvl="0">
      <w:start w:val="1"/>
      <w:numFmt w:val="decimal"/>
      <w:lvlText w:val="%1."/>
      <w:lvlJc w:val="left"/>
      <w:pPr>
        <w:ind w:left="720" w:hanging="360"/>
      </w:pPr>
      <w:rPr>
        <w:rFonts w:ascii="Helvetica Neue" w:eastAsia="Helvetica Neue" w:hAnsi="Helvetica Neue" w:cs="Helvetica Neue"/>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7DF579E"/>
    <w:multiLevelType w:val="hybridMultilevel"/>
    <w:tmpl w:val="B414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C87BAE"/>
    <w:multiLevelType w:val="multilevel"/>
    <w:tmpl w:val="1B92145C"/>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357CE5"/>
    <w:multiLevelType w:val="hybridMultilevel"/>
    <w:tmpl w:val="BF329236"/>
    <w:lvl w:ilvl="0" w:tplc="B4FA4C80">
      <w:start w:val="1"/>
      <w:numFmt w:val="bullet"/>
      <w:lvlText w:val="·"/>
      <w:lvlJc w:val="left"/>
      <w:pPr>
        <w:ind w:left="720" w:hanging="360"/>
      </w:pPr>
      <w:rPr>
        <w:rFonts w:ascii="Symbol" w:hAnsi="Symbol" w:hint="default"/>
      </w:rPr>
    </w:lvl>
    <w:lvl w:ilvl="1" w:tplc="48D44D24">
      <w:start w:val="1"/>
      <w:numFmt w:val="bullet"/>
      <w:lvlText w:val="o"/>
      <w:lvlJc w:val="left"/>
      <w:pPr>
        <w:ind w:left="1440" w:hanging="360"/>
      </w:pPr>
      <w:rPr>
        <w:rFonts w:ascii="Courier New" w:hAnsi="Courier New" w:hint="default"/>
      </w:rPr>
    </w:lvl>
    <w:lvl w:ilvl="2" w:tplc="B7E8E31A">
      <w:start w:val="1"/>
      <w:numFmt w:val="bullet"/>
      <w:lvlText w:val=""/>
      <w:lvlJc w:val="left"/>
      <w:pPr>
        <w:ind w:left="2160" w:hanging="360"/>
      </w:pPr>
      <w:rPr>
        <w:rFonts w:ascii="Wingdings" w:hAnsi="Wingdings" w:hint="default"/>
      </w:rPr>
    </w:lvl>
    <w:lvl w:ilvl="3" w:tplc="08ECA7B0">
      <w:start w:val="1"/>
      <w:numFmt w:val="bullet"/>
      <w:lvlText w:val=""/>
      <w:lvlJc w:val="left"/>
      <w:pPr>
        <w:ind w:left="2880" w:hanging="360"/>
      </w:pPr>
      <w:rPr>
        <w:rFonts w:ascii="Symbol" w:hAnsi="Symbol" w:hint="default"/>
      </w:rPr>
    </w:lvl>
    <w:lvl w:ilvl="4" w:tplc="B1E06602">
      <w:start w:val="1"/>
      <w:numFmt w:val="bullet"/>
      <w:lvlText w:val="o"/>
      <w:lvlJc w:val="left"/>
      <w:pPr>
        <w:ind w:left="3600" w:hanging="360"/>
      </w:pPr>
      <w:rPr>
        <w:rFonts w:ascii="Courier New" w:hAnsi="Courier New" w:hint="default"/>
      </w:rPr>
    </w:lvl>
    <w:lvl w:ilvl="5" w:tplc="D24A02A0">
      <w:start w:val="1"/>
      <w:numFmt w:val="bullet"/>
      <w:lvlText w:val=""/>
      <w:lvlJc w:val="left"/>
      <w:pPr>
        <w:ind w:left="4320" w:hanging="360"/>
      </w:pPr>
      <w:rPr>
        <w:rFonts w:ascii="Wingdings" w:hAnsi="Wingdings" w:hint="default"/>
      </w:rPr>
    </w:lvl>
    <w:lvl w:ilvl="6" w:tplc="0CE04F32">
      <w:start w:val="1"/>
      <w:numFmt w:val="bullet"/>
      <w:lvlText w:val=""/>
      <w:lvlJc w:val="left"/>
      <w:pPr>
        <w:ind w:left="5040" w:hanging="360"/>
      </w:pPr>
      <w:rPr>
        <w:rFonts w:ascii="Symbol" w:hAnsi="Symbol" w:hint="default"/>
      </w:rPr>
    </w:lvl>
    <w:lvl w:ilvl="7" w:tplc="B14C5F5A">
      <w:start w:val="1"/>
      <w:numFmt w:val="bullet"/>
      <w:lvlText w:val="o"/>
      <w:lvlJc w:val="left"/>
      <w:pPr>
        <w:ind w:left="5760" w:hanging="360"/>
      </w:pPr>
      <w:rPr>
        <w:rFonts w:ascii="Courier New" w:hAnsi="Courier New" w:hint="default"/>
      </w:rPr>
    </w:lvl>
    <w:lvl w:ilvl="8" w:tplc="52922AAC">
      <w:start w:val="1"/>
      <w:numFmt w:val="bullet"/>
      <w:lvlText w:val=""/>
      <w:lvlJc w:val="left"/>
      <w:pPr>
        <w:ind w:left="6480" w:hanging="360"/>
      </w:pPr>
      <w:rPr>
        <w:rFonts w:ascii="Wingdings" w:hAnsi="Wingdings" w:hint="default"/>
      </w:rPr>
    </w:lvl>
  </w:abstractNum>
  <w:abstractNum w:abstractNumId="13" w15:restartNumberingAfterBreak="0">
    <w:nsid w:val="5EA243BB"/>
    <w:multiLevelType w:val="hybridMultilevel"/>
    <w:tmpl w:val="390E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887EFE"/>
    <w:multiLevelType w:val="multilevel"/>
    <w:tmpl w:val="6F941A0E"/>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904E30"/>
    <w:multiLevelType w:val="hybridMultilevel"/>
    <w:tmpl w:val="8F10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E2156C"/>
    <w:multiLevelType w:val="multilevel"/>
    <w:tmpl w:val="138EA698"/>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716C02"/>
    <w:multiLevelType w:val="hybridMultilevel"/>
    <w:tmpl w:val="A408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B277A4"/>
    <w:multiLevelType w:val="hybridMultilevel"/>
    <w:tmpl w:val="1BBC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252F89"/>
    <w:multiLevelType w:val="multilevel"/>
    <w:tmpl w:val="A82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A23AB"/>
    <w:multiLevelType w:val="multilevel"/>
    <w:tmpl w:val="2BF47A7C"/>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6F9E9A"/>
    <w:multiLevelType w:val="hybridMultilevel"/>
    <w:tmpl w:val="0A6AF140"/>
    <w:lvl w:ilvl="0" w:tplc="E564CCD2">
      <w:start w:val="1"/>
      <w:numFmt w:val="bullet"/>
      <w:lvlText w:val="·"/>
      <w:lvlJc w:val="left"/>
      <w:pPr>
        <w:ind w:left="720" w:hanging="360"/>
      </w:pPr>
      <w:rPr>
        <w:rFonts w:ascii="Symbol" w:hAnsi="Symbol" w:hint="default"/>
      </w:rPr>
    </w:lvl>
    <w:lvl w:ilvl="1" w:tplc="09FC6572">
      <w:start w:val="1"/>
      <w:numFmt w:val="bullet"/>
      <w:lvlText w:val="o"/>
      <w:lvlJc w:val="left"/>
      <w:pPr>
        <w:ind w:left="1440" w:hanging="360"/>
      </w:pPr>
      <w:rPr>
        <w:rFonts w:ascii="Courier New" w:hAnsi="Courier New" w:hint="default"/>
      </w:rPr>
    </w:lvl>
    <w:lvl w:ilvl="2" w:tplc="2D7AF1C8">
      <w:start w:val="1"/>
      <w:numFmt w:val="bullet"/>
      <w:lvlText w:val=""/>
      <w:lvlJc w:val="left"/>
      <w:pPr>
        <w:ind w:left="2160" w:hanging="360"/>
      </w:pPr>
      <w:rPr>
        <w:rFonts w:ascii="Wingdings" w:hAnsi="Wingdings" w:hint="default"/>
      </w:rPr>
    </w:lvl>
    <w:lvl w:ilvl="3" w:tplc="2B8CF39E">
      <w:start w:val="1"/>
      <w:numFmt w:val="bullet"/>
      <w:lvlText w:val=""/>
      <w:lvlJc w:val="left"/>
      <w:pPr>
        <w:ind w:left="2880" w:hanging="360"/>
      </w:pPr>
      <w:rPr>
        <w:rFonts w:ascii="Symbol" w:hAnsi="Symbol" w:hint="default"/>
      </w:rPr>
    </w:lvl>
    <w:lvl w:ilvl="4" w:tplc="A0F2E72A">
      <w:start w:val="1"/>
      <w:numFmt w:val="bullet"/>
      <w:lvlText w:val="o"/>
      <w:lvlJc w:val="left"/>
      <w:pPr>
        <w:ind w:left="3600" w:hanging="360"/>
      </w:pPr>
      <w:rPr>
        <w:rFonts w:ascii="Courier New" w:hAnsi="Courier New" w:hint="default"/>
      </w:rPr>
    </w:lvl>
    <w:lvl w:ilvl="5" w:tplc="C77C7E6A">
      <w:start w:val="1"/>
      <w:numFmt w:val="bullet"/>
      <w:lvlText w:val=""/>
      <w:lvlJc w:val="left"/>
      <w:pPr>
        <w:ind w:left="4320" w:hanging="360"/>
      </w:pPr>
      <w:rPr>
        <w:rFonts w:ascii="Wingdings" w:hAnsi="Wingdings" w:hint="default"/>
      </w:rPr>
    </w:lvl>
    <w:lvl w:ilvl="6" w:tplc="2264AF4C">
      <w:start w:val="1"/>
      <w:numFmt w:val="bullet"/>
      <w:lvlText w:val=""/>
      <w:lvlJc w:val="left"/>
      <w:pPr>
        <w:ind w:left="5040" w:hanging="360"/>
      </w:pPr>
      <w:rPr>
        <w:rFonts w:ascii="Symbol" w:hAnsi="Symbol" w:hint="default"/>
      </w:rPr>
    </w:lvl>
    <w:lvl w:ilvl="7" w:tplc="8A288802">
      <w:start w:val="1"/>
      <w:numFmt w:val="bullet"/>
      <w:lvlText w:val="o"/>
      <w:lvlJc w:val="left"/>
      <w:pPr>
        <w:ind w:left="5760" w:hanging="360"/>
      </w:pPr>
      <w:rPr>
        <w:rFonts w:ascii="Courier New" w:hAnsi="Courier New" w:hint="default"/>
      </w:rPr>
    </w:lvl>
    <w:lvl w:ilvl="8" w:tplc="2424FE6E">
      <w:start w:val="1"/>
      <w:numFmt w:val="bullet"/>
      <w:lvlText w:val=""/>
      <w:lvlJc w:val="left"/>
      <w:pPr>
        <w:ind w:left="6480" w:hanging="360"/>
      </w:pPr>
      <w:rPr>
        <w:rFonts w:ascii="Wingdings" w:hAnsi="Wingdings" w:hint="default"/>
      </w:rPr>
    </w:lvl>
  </w:abstractNum>
  <w:abstractNum w:abstractNumId="22" w15:restartNumberingAfterBreak="0">
    <w:nsid w:val="710C3402"/>
    <w:multiLevelType w:val="multilevel"/>
    <w:tmpl w:val="E71837F2"/>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84670A"/>
    <w:multiLevelType w:val="multilevel"/>
    <w:tmpl w:val="7C6A7002"/>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906950"/>
    <w:multiLevelType w:val="multilevel"/>
    <w:tmpl w:val="FC481D90"/>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E7546D9"/>
    <w:multiLevelType w:val="hybridMultilevel"/>
    <w:tmpl w:val="B0DA5088"/>
    <w:lvl w:ilvl="0" w:tplc="F98ADC3C">
      <w:start w:val="1"/>
      <w:numFmt w:val="decimal"/>
      <w:lvlText w:val="%1."/>
      <w:lvlJc w:val="left"/>
      <w:pPr>
        <w:ind w:left="720" w:hanging="360"/>
      </w:pPr>
    </w:lvl>
    <w:lvl w:ilvl="1" w:tplc="AD0E841C">
      <w:start w:val="1"/>
      <w:numFmt w:val="lowerLetter"/>
      <w:lvlText w:val="%2."/>
      <w:lvlJc w:val="left"/>
      <w:pPr>
        <w:ind w:left="1440" w:hanging="360"/>
      </w:pPr>
    </w:lvl>
    <w:lvl w:ilvl="2" w:tplc="A9E663A4">
      <w:start w:val="1"/>
      <w:numFmt w:val="lowerRoman"/>
      <w:lvlText w:val="%3."/>
      <w:lvlJc w:val="right"/>
      <w:pPr>
        <w:ind w:left="2160" w:hanging="180"/>
      </w:pPr>
    </w:lvl>
    <w:lvl w:ilvl="3" w:tplc="1AF0E57A">
      <w:start w:val="1"/>
      <w:numFmt w:val="decimal"/>
      <w:lvlText w:val="%4."/>
      <w:lvlJc w:val="left"/>
      <w:pPr>
        <w:ind w:left="2880" w:hanging="360"/>
      </w:pPr>
    </w:lvl>
    <w:lvl w:ilvl="4" w:tplc="0E2ADB9A">
      <w:start w:val="1"/>
      <w:numFmt w:val="lowerLetter"/>
      <w:lvlText w:val="%5."/>
      <w:lvlJc w:val="left"/>
      <w:pPr>
        <w:ind w:left="3600" w:hanging="360"/>
      </w:pPr>
    </w:lvl>
    <w:lvl w:ilvl="5" w:tplc="3D5AF1D6">
      <w:start w:val="1"/>
      <w:numFmt w:val="lowerRoman"/>
      <w:lvlText w:val="%6."/>
      <w:lvlJc w:val="right"/>
      <w:pPr>
        <w:ind w:left="4320" w:hanging="180"/>
      </w:pPr>
    </w:lvl>
    <w:lvl w:ilvl="6" w:tplc="300A4E48">
      <w:start w:val="1"/>
      <w:numFmt w:val="decimal"/>
      <w:lvlText w:val="%7."/>
      <w:lvlJc w:val="left"/>
      <w:pPr>
        <w:ind w:left="5040" w:hanging="360"/>
      </w:pPr>
    </w:lvl>
    <w:lvl w:ilvl="7" w:tplc="9252CACA">
      <w:start w:val="1"/>
      <w:numFmt w:val="lowerLetter"/>
      <w:lvlText w:val="%8."/>
      <w:lvlJc w:val="left"/>
      <w:pPr>
        <w:ind w:left="5760" w:hanging="360"/>
      </w:pPr>
    </w:lvl>
    <w:lvl w:ilvl="8" w:tplc="1CD8EE2A">
      <w:start w:val="1"/>
      <w:numFmt w:val="lowerRoman"/>
      <w:lvlText w:val="%9."/>
      <w:lvlJc w:val="right"/>
      <w:pPr>
        <w:ind w:left="6480" w:hanging="180"/>
      </w:pPr>
    </w:lvl>
  </w:abstractNum>
  <w:abstractNum w:abstractNumId="26" w15:restartNumberingAfterBreak="0">
    <w:nsid w:val="7F215D35"/>
    <w:multiLevelType w:val="hybridMultilevel"/>
    <w:tmpl w:val="830A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45162">
    <w:abstractNumId w:val="25"/>
  </w:num>
  <w:num w:numId="2" w16cid:durableId="1913586138">
    <w:abstractNumId w:val="16"/>
  </w:num>
  <w:num w:numId="3" w16cid:durableId="20598441">
    <w:abstractNumId w:val="11"/>
  </w:num>
  <w:num w:numId="4" w16cid:durableId="238441014">
    <w:abstractNumId w:val="5"/>
  </w:num>
  <w:num w:numId="5" w16cid:durableId="971056414">
    <w:abstractNumId w:val="24"/>
  </w:num>
  <w:num w:numId="6" w16cid:durableId="842861860">
    <w:abstractNumId w:val="9"/>
  </w:num>
  <w:num w:numId="7" w16cid:durableId="1507939345">
    <w:abstractNumId w:val="22"/>
  </w:num>
  <w:num w:numId="8" w16cid:durableId="1371493580">
    <w:abstractNumId w:val="14"/>
  </w:num>
  <w:num w:numId="9" w16cid:durableId="322861113">
    <w:abstractNumId w:val="4"/>
  </w:num>
  <w:num w:numId="10" w16cid:durableId="1524173340">
    <w:abstractNumId w:val="2"/>
  </w:num>
  <w:num w:numId="11" w16cid:durableId="140512863">
    <w:abstractNumId w:val="6"/>
  </w:num>
  <w:num w:numId="12" w16cid:durableId="621423440">
    <w:abstractNumId w:val="23"/>
  </w:num>
  <w:num w:numId="13" w16cid:durableId="1442728721">
    <w:abstractNumId w:val="20"/>
  </w:num>
  <w:num w:numId="14" w16cid:durableId="304429978">
    <w:abstractNumId w:val="7"/>
  </w:num>
  <w:num w:numId="15" w16cid:durableId="682442778">
    <w:abstractNumId w:val="15"/>
  </w:num>
  <w:num w:numId="16" w16cid:durableId="1750929842">
    <w:abstractNumId w:val="26"/>
  </w:num>
  <w:num w:numId="17" w16cid:durableId="733939103">
    <w:abstractNumId w:val="10"/>
  </w:num>
  <w:num w:numId="18" w16cid:durableId="1951356512">
    <w:abstractNumId w:val="13"/>
  </w:num>
  <w:num w:numId="19" w16cid:durableId="794642298">
    <w:abstractNumId w:val="17"/>
  </w:num>
  <w:num w:numId="20" w16cid:durableId="2110345083">
    <w:abstractNumId w:val="18"/>
  </w:num>
  <w:num w:numId="21" w16cid:durableId="866454083">
    <w:abstractNumId w:val="21"/>
  </w:num>
  <w:num w:numId="22" w16cid:durableId="374473469">
    <w:abstractNumId w:val="12"/>
  </w:num>
  <w:num w:numId="23" w16cid:durableId="1033924535">
    <w:abstractNumId w:val="3"/>
  </w:num>
  <w:num w:numId="24" w16cid:durableId="719548631">
    <w:abstractNumId w:val="0"/>
  </w:num>
  <w:num w:numId="25" w16cid:durableId="170336310">
    <w:abstractNumId w:val="8"/>
  </w:num>
  <w:num w:numId="26" w16cid:durableId="2067869738">
    <w:abstractNumId w:val="19"/>
  </w:num>
  <w:num w:numId="27" w16cid:durableId="1026573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Lloyd">
    <w15:presenceInfo w15:providerId="AD" w15:userId="S::dlloyd@ahip.org::e9c684d9-5328-4fc8-8205-ad37f48f58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73"/>
    <w:rsid w:val="00001DB9"/>
    <w:rsid w:val="0001013A"/>
    <w:rsid w:val="00017342"/>
    <w:rsid w:val="000245C6"/>
    <w:rsid w:val="00026EEB"/>
    <w:rsid w:val="00036AD3"/>
    <w:rsid w:val="00045168"/>
    <w:rsid w:val="0005532C"/>
    <w:rsid w:val="0005631C"/>
    <w:rsid w:val="00061A1C"/>
    <w:rsid w:val="00063A87"/>
    <w:rsid w:val="00073E78"/>
    <w:rsid w:val="0007459F"/>
    <w:rsid w:val="000810DC"/>
    <w:rsid w:val="000944E5"/>
    <w:rsid w:val="000A194F"/>
    <w:rsid w:val="000C12C1"/>
    <w:rsid w:val="000C315B"/>
    <w:rsid w:val="000C72A7"/>
    <w:rsid w:val="000D38E5"/>
    <w:rsid w:val="000D4A8A"/>
    <w:rsid w:val="000D57C6"/>
    <w:rsid w:val="000E5B9C"/>
    <w:rsid w:val="000F224C"/>
    <w:rsid w:val="000F672A"/>
    <w:rsid w:val="000F7CEB"/>
    <w:rsid w:val="00106EF8"/>
    <w:rsid w:val="00107309"/>
    <w:rsid w:val="0011109B"/>
    <w:rsid w:val="001121E1"/>
    <w:rsid w:val="00124FE9"/>
    <w:rsid w:val="00127059"/>
    <w:rsid w:val="00141F55"/>
    <w:rsid w:val="0014416E"/>
    <w:rsid w:val="00152733"/>
    <w:rsid w:val="00173007"/>
    <w:rsid w:val="001746EE"/>
    <w:rsid w:val="001858E2"/>
    <w:rsid w:val="00191D1F"/>
    <w:rsid w:val="00195657"/>
    <w:rsid w:val="001A6792"/>
    <w:rsid w:val="001A738F"/>
    <w:rsid w:val="001B246C"/>
    <w:rsid w:val="001C51CA"/>
    <w:rsid w:val="001C71D9"/>
    <w:rsid w:val="001D20EE"/>
    <w:rsid w:val="001D2380"/>
    <w:rsid w:val="001F2042"/>
    <w:rsid w:val="001F25B9"/>
    <w:rsid w:val="002133D2"/>
    <w:rsid w:val="0021619D"/>
    <w:rsid w:val="0022408F"/>
    <w:rsid w:val="00227927"/>
    <w:rsid w:val="00227FB3"/>
    <w:rsid w:val="00252927"/>
    <w:rsid w:val="002869EF"/>
    <w:rsid w:val="002A2763"/>
    <w:rsid w:val="002A2B52"/>
    <w:rsid w:val="002B3ABF"/>
    <w:rsid w:val="002B56CE"/>
    <w:rsid w:val="002B6206"/>
    <w:rsid w:val="002F4ED4"/>
    <w:rsid w:val="002F5035"/>
    <w:rsid w:val="0030068A"/>
    <w:rsid w:val="00316553"/>
    <w:rsid w:val="00331721"/>
    <w:rsid w:val="003353C7"/>
    <w:rsid w:val="00353FA2"/>
    <w:rsid w:val="00354849"/>
    <w:rsid w:val="00371B07"/>
    <w:rsid w:val="00373B31"/>
    <w:rsid w:val="00375426"/>
    <w:rsid w:val="00382A8C"/>
    <w:rsid w:val="0038733A"/>
    <w:rsid w:val="003926B1"/>
    <w:rsid w:val="003947BB"/>
    <w:rsid w:val="003A3D0C"/>
    <w:rsid w:val="003C714E"/>
    <w:rsid w:val="003C779E"/>
    <w:rsid w:val="003D7C7E"/>
    <w:rsid w:val="003E09A0"/>
    <w:rsid w:val="003E70A4"/>
    <w:rsid w:val="003F42A8"/>
    <w:rsid w:val="004031FE"/>
    <w:rsid w:val="00406D4C"/>
    <w:rsid w:val="004136EE"/>
    <w:rsid w:val="0041552C"/>
    <w:rsid w:val="00423C9D"/>
    <w:rsid w:val="004254BD"/>
    <w:rsid w:val="004254D2"/>
    <w:rsid w:val="004258D6"/>
    <w:rsid w:val="00431A7A"/>
    <w:rsid w:val="0044269D"/>
    <w:rsid w:val="00445611"/>
    <w:rsid w:val="00450F0B"/>
    <w:rsid w:val="00452FF3"/>
    <w:rsid w:val="004562A0"/>
    <w:rsid w:val="004576CA"/>
    <w:rsid w:val="004611A7"/>
    <w:rsid w:val="00464AF5"/>
    <w:rsid w:val="00477F5E"/>
    <w:rsid w:val="004805BE"/>
    <w:rsid w:val="00481994"/>
    <w:rsid w:val="00483644"/>
    <w:rsid w:val="00484F7B"/>
    <w:rsid w:val="004A7BD9"/>
    <w:rsid w:val="004B1409"/>
    <w:rsid w:val="004B2A1D"/>
    <w:rsid w:val="004C0FA8"/>
    <w:rsid w:val="004C3238"/>
    <w:rsid w:val="004C427B"/>
    <w:rsid w:val="004D00B4"/>
    <w:rsid w:val="004D4566"/>
    <w:rsid w:val="004E0E85"/>
    <w:rsid w:val="004E6336"/>
    <w:rsid w:val="00503164"/>
    <w:rsid w:val="00504B22"/>
    <w:rsid w:val="005102AA"/>
    <w:rsid w:val="00511A3D"/>
    <w:rsid w:val="00516745"/>
    <w:rsid w:val="005553A4"/>
    <w:rsid w:val="005615BD"/>
    <w:rsid w:val="0056584A"/>
    <w:rsid w:val="0057418F"/>
    <w:rsid w:val="00580BA5"/>
    <w:rsid w:val="00595CA4"/>
    <w:rsid w:val="005A2F95"/>
    <w:rsid w:val="005A64EF"/>
    <w:rsid w:val="005B153D"/>
    <w:rsid w:val="005B56DC"/>
    <w:rsid w:val="005C3B89"/>
    <w:rsid w:val="005D737A"/>
    <w:rsid w:val="005D7FE1"/>
    <w:rsid w:val="005E1C77"/>
    <w:rsid w:val="005E36B8"/>
    <w:rsid w:val="005F040C"/>
    <w:rsid w:val="00607213"/>
    <w:rsid w:val="00616D88"/>
    <w:rsid w:val="00617542"/>
    <w:rsid w:val="00621047"/>
    <w:rsid w:val="00621A3D"/>
    <w:rsid w:val="006232CE"/>
    <w:rsid w:val="00626F9B"/>
    <w:rsid w:val="00627E90"/>
    <w:rsid w:val="00635C95"/>
    <w:rsid w:val="00646412"/>
    <w:rsid w:val="00653247"/>
    <w:rsid w:val="00664713"/>
    <w:rsid w:val="00665D77"/>
    <w:rsid w:val="0067118A"/>
    <w:rsid w:val="006804FB"/>
    <w:rsid w:val="00680D08"/>
    <w:rsid w:val="006971CB"/>
    <w:rsid w:val="006A7023"/>
    <w:rsid w:val="006C0181"/>
    <w:rsid w:val="006D0285"/>
    <w:rsid w:val="006E623C"/>
    <w:rsid w:val="00715BA7"/>
    <w:rsid w:val="00716CCC"/>
    <w:rsid w:val="0073183A"/>
    <w:rsid w:val="0075098D"/>
    <w:rsid w:val="007521A6"/>
    <w:rsid w:val="007568A1"/>
    <w:rsid w:val="0076133D"/>
    <w:rsid w:val="00762C12"/>
    <w:rsid w:val="00764C46"/>
    <w:rsid w:val="00767EB1"/>
    <w:rsid w:val="00772A38"/>
    <w:rsid w:val="0077503C"/>
    <w:rsid w:val="00794016"/>
    <w:rsid w:val="007A0A98"/>
    <w:rsid w:val="007A2E19"/>
    <w:rsid w:val="007B4C80"/>
    <w:rsid w:val="007B60F6"/>
    <w:rsid w:val="007C1218"/>
    <w:rsid w:val="007C5949"/>
    <w:rsid w:val="007C5BEC"/>
    <w:rsid w:val="007E1F32"/>
    <w:rsid w:val="007E2A5D"/>
    <w:rsid w:val="007E6E63"/>
    <w:rsid w:val="007F1F92"/>
    <w:rsid w:val="007F6F9E"/>
    <w:rsid w:val="00806293"/>
    <w:rsid w:val="00825939"/>
    <w:rsid w:val="00835ACC"/>
    <w:rsid w:val="00845786"/>
    <w:rsid w:val="0085001A"/>
    <w:rsid w:val="00853E7D"/>
    <w:rsid w:val="00855488"/>
    <w:rsid w:val="0085564F"/>
    <w:rsid w:val="0085588F"/>
    <w:rsid w:val="0086484A"/>
    <w:rsid w:val="0087052F"/>
    <w:rsid w:val="00871BCA"/>
    <w:rsid w:val="00882009"/>
    <w:rsid w:val="00882E15"/>
    <w:rsid w:val="0089792B"/>
    <w:rsid w:val="008B2DD5"/>
    <w:rsid w:val="008C1C3C"/>
    <w:rsid w:val="008D6836"/>
    <w:rsid w:val="008E2FDD"/>
    <w:rsid w:val="008E5951"/>
    <w:rsid w:val="008F3B94"/>
    <w:rsid w:val="008F664A"/>
    <w:rsid w:val="008F67B5"/>
    <w:rsid w:val="0090678B"/>
    <w:rsid w:val="00912D5F"/>
    <w:rsid w:val="009210C4"/>
    <w:rsid w:val="00922EAD"/>
    <w:rsid w:val="00932CF3"/>
    <w:rsid w:val="00940270"/>
    <w:rsid w:val="009407B7"/>
    <w:rsid w:val="00942F1F"/>
    <w:rsid w:val="009432A3"/>
    <w:rsid w:val="0094341B"/>
    <w:rsid w:val="00944610"/>
    <w:rsid w:val="00944D42"/>
    <w:rsid w:val="00945DC4"/>
    <w:rsid w:val="009554D5"/>
    <w:rsid w:val="0096263B"/>
    <w:rsid w:val="0096349C"/>
    <w:rsid w:val="009678EA"/>
    <w:rsid w:val="00972F64"/>
    <w:rsid w:val="00985185"/>
    <w:rsid w:val="009932C0"/>
    <w:rsid w:val="0099744A"/>
    <w:rsid w:val="009A44D2"/>
    <w:rsid w:val="009A7CB7"/>
    <w:rsid w:val="009B0B6D"/>
    <w:rsid w:val="009B26A5"/>
    <w:rsid w:val="009D055A"/>
    <w:rsid w:val="009E12E1"/>
    <w:rsid w:val="009F0435"/>
    <w:rsid w:val="00A063E1"/>
    <w:rsid w:val="00A27183"/>
    <w:rsid w:val="00A34E4F"/>
    <w:rsid w:val="00A358A6"/>
    <w:rsid w:val="00A40FC1"/>
    <w:rsid w:val="00A4190A"/>
    <w:rsid w:val="00A43E91"/>
    <w:rsid w:val="00A52A56"/>
    <w:rsid w:val="00A5426E"/>
    <w:rsid w:val="00A56DEF"/>
    <w:rsid w:val="00A65976"/>
    <w:rsid w:val="00A66E4F"/>
    <w:rsid w:val="00A82917"/>
    <w:rsid w:val="00A82BEB"/>
    <w:rsid w:val="00A8379B"/>
    <w:rsid w:val="00A874E2"/>
    <w:rsid w:val="00A90D4B"/>
    <w:rsid w:val="00A928F3"/>
    <w:rsid w:val="00A948EF"/>
    <w:rsid w:val="00A97FB4"/>
    <w:rsid w:val="00A97FCC"/>
    <w:rsid w:val="00AA0714"/>
    <w:rsid w:val="00AB2F15"/>
    <w:rsid w:val="00AC699B"/>
    <w:rsid w:val="00AD37D1"/>
    <w:rsid w:val="00AE325B"/>
    <w:rsid w:val="00AE68E4"/>
    <w:rsid w:val="00AF2BF1"/>
    <w:rsid w:val="00AF3F6C"/>
    <w:rsid w:val="00AF4FBE"/>
    <w:rsid w:val="00B11ED1"/>
    <w:rsid w:val="00B23980"/>
    <w:rsid w:val="00B32EFC"/>
    <w:rsid w:val="00B35B17"/>
    <w:rsid w:val="00B4088D"/>
    <w:rsid w:val="00B4479B"/>
    <w:rsid w:val="00B65655"/>
    <w:rsid w:val="00B70CC7"/>
    <w:rsid w:val="00B7466D"/>
    <w:rsid w:val="00B76BF0"/>
    <w:rsid w:val="00B802FF"/>
    <w:rsid w:val="00B87315"/>
    <w:rsid w:val="00B87860"/>
    <w:rsid w:val="00B8791E"/>
    <w:rsid w:val="00B907A8"/>
    <w:rsid w:val="00B90F40"/>
    <w:rsid w:val="00B92F76"/>
    <w:rsid w:val="00B969C1"/>
    <w:rsid w:val="00BA0060"/>
    <w:rsid w:val="00BB344E"/>
    <w:rsid w:val="00BB5991"/>
    <w:rsid w:val="00BB6F0F"/>
    <w:rsid w:val="00BC3F3B"/>
    <w:rsid w:val="00BC6602"/>
    <w:rsid w:val="00BC7AB8"/>
    <w:rsid w:val="00BD5CBC"/>
    <w:rsid w:val="00BD79D4"/>
    <w:rsid w:val="00BE1FFF"/>
    <w:rsid w:val="00BF1711"/>
    <w:rsid w:val="00BF5C89"/>
    <w:rsid w:val="00C16E68"/>
    <w:rsid w:val="00C1712A"/>
    <w:rsid w:val="00C2383A"/>
    <w:rsid w:val="00C25EE3"/>
    <w:rsid w:val="00C354DC"/>
    <w:rsid w:val="00C44D10"/>
    <w:rsid w:val="00C51A91"/>
    <w:rsid w:val="00C51D8F"/>
    <w:rsid w:val="00C53A8B"/>
    <w:rsid w:val="00C5441F"/>
    <w:rsid w:val="00C720D2"/>
    <w:rsid w:val="00C74373"/>
    <w:rsid w:val="00C752EA"/>
    <w:rsid w:val="00C82E15"/>
    <w:rsid w:val="00C87D5F"/>
    <w:rsid w:val="00C921AB"/>
    <w:rsid w:val="00CA228A"/>
    <w:rsid w:val="00CA69F4"/>
    <w:rsid w:val="00CA76EF"/>
    <w:rsid w:val="00CB02E3"/>
    <w:rsid w:val="00CB10EA"/>
    <w:rsid w:val="00CB3895"/>
    <w:rsid w:val="00CC11AD"/>
    <w:rsid w:val="00CD6059"/>
    <w:rsid w:val="00CE04F6"/>
    <w:rsid w:val="00CE0EB3"/>
    <w:rsid w:val="00CF7118"/>
    <w:rsid w:val="00D028A6"/>
    <w:rsid w:val="00D03914"/>
    <w:rsid w:val="00D05716"/>
    <w:rsid w:val="00D07CC6"/>
    <w:rsid w:val="00D10946"/>
    <w:rsid w:val="00D134CD"/>
    <w:rsid w:val="00D1406A"/>
    <w:rsid w:val="00D23C44"/>
    <w:rsid w:val="00D24845"/>
    <w:rsid w:val="00D42C81"/>
    <w:rsid w:val="00D45F96"/>
    <w:rsid w:val="00D46BC4"/>
    <w:rsid w:val="00D46C7A"/>
    <w:rsid w:val="00D660F5"/>
    <w:rsid w:val="00D676AE"/>
    <w:rsid w:val="00D70260"/>
    <w:rsid w:val="00D7202F"/>
    <w:rsid w:val="00D82910"/>
    <w:rsid w:val="00D875F5"/>
    <w:rsid w:val="00D90341"/>
    <w:rsid w:val="00DB469D"/>
    <w:rsid w:val="00DB5C2A"/>
    <w:rsid w:val="00DC1516"/>
    <w:rsid w:val="00DC28A0"/>
    <w:rsid w:val="00DD230C"/>
    <w:rsid w:val="00DE1B6B"/>
    <w:rsid w:val="00DF3326"/>
    <w:rsid w:val="00E00043"/>
    <w:rsid w:val="00E00CD4"/>
    <w:rsid w:val="00E040BA"/>
    <w:rsid w:val="00E046E2"/>
    <w:rsid w:val="00E149BA"/>
    <w:rsid w:val="00E30B4E"/>
    <w:rsid w:val="00E44D08"/>
    <w:rsid w:val="00E4710D"/>
    <w:rsid w:val="00E560D7"/>
    <w:rsid w:val="00E570BC"/>
    <w:rsid w:val="00E6231A"/>
    <w:rsid w:val="00E841DC"/>
    <w:rsid w:val="00E84DB1"/>
    <w:rsid w:val="00ED386D"/>
    <w:rsid w:val="00EE01FC"/>
    <w:rsid w:val="00EF16BE"/>
    <w:rsid w:val="00EF184E"/>
    <w:rsid w:val="00EF75BA"/>
    <w:rsid w:val="00F11EAD"/>
    <w:rsid w:val="00F25B6E"/>
    <w:rsid w:val="00F3319C"/>
    <w:rsid w:val="00F350C8"/>
    <w:rsid w:val="00F37CB0"/>
    <w:rsid w:val="00F426BF"/>
    <w:rsid w:val="00F51342"/>
    <w:rsid w:val="00F640E8"/>
    <w:rsid w:val="00F66B13"/>
    <w:rsid w:val="00F70426"/>
    <w:rsid w:val="00FA5D98"/>
    <w:rsid w:val="00FB45C7"/>
    <w:rsid w:val="00FC029F"/>
    <w:rsid w:val="00FC05D7"/>
    <w:rsid w:val="00FD0183"/>
    <w:rsid w:val="00FE30AD"/>
    <w:rsid w:val="00FF313A"/>
    <w:rsid w:val="032C53B6"/>
    <w:rsid w:val="05352798"/>
    <w:rsid w:val="07E5E272"/>
    <w:rsid w:val="0A5779D6"/>
    <w:rsid w:val="0A5DC316"/>
    <w:rsid w:val="0A7671F0"/>
    <w:rsid w:val="0C5FD9BB"/>
    <w:rsid w:val="0F95C4F2"/>
    <w:rsid w:val="115A9BE2"/>
    <w:rsid w:val="13E71356"/>
    <w:rsid w:val="16ECE4E0"/>
    <w:rsid w:val="17C618CC"/>
    <w:rsid w:val="1876B570"/>
    <w:rsid w:val="1CEB4822"/>
    <w:rsid w:val="1DCD8063"/>
    <w:rsid w:val="1F99DEB4"/>
    <w:rsid w:val="204E60CC"/>
    <w:rsid w:val="221B3482"/>
    <w:rsid w:val="22958C76"/>
    <w:rsid w:val="22AAB25A"/>
    <w:rsid w:val="233A6D20"/>
    <w:rsid w:val="23861AB3"/>
    <w:rsid w:val="270B69ED"/>
    <w:rsid w:val="2719E2DB"/>
    <w:rsid w:val="271EA5A0"/>
    <w:rsid w:val="2748612F"/>
    <w:rsid w:val="2761CC3E"/>
    <w:rsid w:val="281945E4"/>
    <w:rsid w:val="2CFD109E"/>
    <w:rsid w:val="2E25BD3B"/>
    <w:rsid w:val="32D683CA"/>
    <w:rsid w:val="3406FDC0"/>
    <w:rsid w:val="3700A089"/>
    <w:rsid w:val="3A2B7C59"/>
    <w:rsid w:val="3B7FD21F"/>
    <w:rsid w:val="3BF15DBC"/>
    <w:rsid w:val="3E21FC9A"/>
    <w:rsid w:val="40996E2E"/>
    <w:rsid w:val="41171475"/>
    <w:rsid w:val="4319D5DD"/>
    <w:rsid w:val="4343FC1D"/>
    <w:rsid w:val="453E300C"/>
    <w:rsid w:val="49545AE9"/>
    <w:rsid w:val="49E5050B"/>
    <w:rsid w:val="4A873DEE"/>
    <w:rsid w:val="4B32A750"/>
    <w:rsid w:val="4D88B3A0"/>
    <w:rsid w:val="5264BE1B"/>
    <w:rsid w:val="531862C2"/>
    <w:rsid w:val="540243FE"/>
    <w:rsid w:val="55690768"/>
    <w:rsid w:val="58839577"/>
    <w:rsid w:val="5A626CA7"/>
    <w:rsid w:val="5ADB86C0"/>
    <w:rsid w:val="5B05676D"/>
    <w:rsid w:val="5BDCE837"/>
    <w:rsid w:val="5C7DF2D9"/>
    <w:rsid w:val="5D18DBAE"/>
    <w:rsid w:val="5F3E3535"/>
    <w:rsid w:val="613B80D6"/>
    <w:rsid w:val="648560BF"/>
    <w:rsid w:val="6610ACE6"/>
    <w:rsid w:val="669B6D3F"/>
    <w:rsid w:val="66D52A21"/>
    <w:rsid w:val="6799E30C"/>
    <w:rsid w:val="6851EAD5"/>
    <w:rsid w:val="6A606C61"/>
    <w:rsid w:val="6C9230D3"/>
    <w:rsid w:val="6F0583F4"/>
    <w:rsid w:val="70C9E611"/>
    <w:rsid w:val="7274BC5F"/>
    <w:rsid w:val="728FBB68"/>
    <w:rsid w:val="77E7EB49"/>
    <w:rsid w:val="7B54D057"/>
    <w:rsid w:val="7BC0E29E"/>
    <w:rsid w:val="7C1AF8AA"/>
    <w:rsid w:val="7D6F38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A0FE"/>
  <w15:docId w15:val="{A3493258-C83D-4F66-B67B-2B9E0D8E9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D82910"/>
    <w:pPr>
      <w:ind w:left="720"/>
      <w:contextualSpacing/>
    </w:pPr>
  </w:style>
  <w:style w:type="character" w:styleId="CommentReference">
    <w:name w:val="annotation reference"/>
    <w:basedOn w:val="DefaultParagraphFont"/>
    <w:uiPriority w:val="99"/>
    <w:semiHidden/>
    <w:unhideWhenUsed/>
    <w:rsid w:val="001A738F"/>
    <w:rPr>
      <w:sz w:val="16"/>
      <w:szCs w:val="16"/>
    </w:rPr>
  </w:style>
  <w:style w:type="paragraph" w:styleId="CommentText">
    <w:name w:val="annotation text"/>
    <w:basedOn w:val="Normal"/>
    <w:link w:val="CommentTextChar"/>
    <w:uiPriority w:val="99"/>
    <w:unhideWhenUsed/>
    <w:rsid w:val="001A738F"/>
    <w:pPr>
      <w:spacing w:line="240" w:lineRule="auto"/>
    </w:pPr>
    <w:rPr>
      <w:sz w:val="20"/>
      <w:szCs w:val="20"/>
    </w:rPr>
  </w:style>
  <w:style w:type="character" w:customStyle="1" w:styleId="CommentTextChar">
    <w:name w:val="Comment Text Char"/>
    <w:basedOn w:val="DefaultParagraphFont"/>
    <w:link w:val="CommentText"/>
    <w:uiPriority w:val="99"/>
    <w:rsid w:val="001A738F"/>
    <w:rPr>
      <w:sz w:val="20"/>
      <w:szCs w:val="20"/>
    </w:rPr>
  </w:style>
  <w:style w:type="paragraph" w:styleId="CommentSubject">
    <w:name w:val="annotation subject"/>
    <w:basedOn w:val="CommentText"/>
    <w:next w:val="CommentText"/>
    <w:link w:val="CommentSubjectChar"/>
    <w:uiPriority w:val="99"/>
    <w:semiHidden/>
    <w:unhideWhenUsed/>
    <w:rsid w:val="001A738F"/>
    <w:rPr>
      <w:b/>
      <w:bCs/>
    </w:rPr>
  </w:style>
  <w:style w:type="character" w:customStyle="1" w:styleId="CommentSubjectChar">
    <w:name w:val="Comment Subject Char"/>
    <w:basedOn w:val="CommentTextChar"/>
    <w:link w:val="CommentSubject"/>
    <w:uiPriority w:val="99"/>
    <w:semiHidden/>
    <w:rsid w:val="001A738F"/>
    <w:rPr>
      <w:b/>
      <w:bCs/>
      <w:sz w:val="20"/>
      <w:szCs w:val="20"/>
    </w:rPr>
  </w:style>
  <w:style w:type="paragraph" w:styleId="Revision">
    <w:name w:val="Revision"/>
    <w:hidden/>
    <w:uiPriority w:val="99"/>
    <w:semiHidden/>
    <w:rsid w:val="00616D88"/>
    <w:pPr>
      <w:spacing w:line="240" w:lineRule="auto"/>
    </w:pPr>
  </w:style>
  <w:style w:type="character" w:styleId="Hyperlink">
    <w:name w:val="Hyperlink"/>
    <w:basedOn w:val="DefaultParagraphFont"/>
    <w:uiPriority w:val="99"/>
    <w:unhideWhenUsed/>
    <w:rsid w:val="00BB344E"/>
    <w:rPr>
      <w:color w:val="0000FF" w:themeColor="hyperlink"/>
      <w:u w:val="single"/>
    </w:rPr>
  </w:style>
  <w:style w:type="character" w:styleId="UnresolvedMention">
    <w:name w:val="Unresolved Mention"/>
    <w:basedOn w:val="DefaultParagraphFont"/>
    <w:uiPriority w:val="99"/>
    <w:semiHidden/>
    <w:unhideWhenUsed/>
    <w:rsid w:val="00BB344E"/>
    <w:rPr>
      <w:color w:val="605E5C"/>
      <w:shd w:val="clear" w:color="auto" w:fill="E1DFDD"/>
    </w:rPr>
  </w:style>
  <w:style w:type="paragraph" w:styleId="BodyText">
    <w:name w:val="Body Text"/>
    <w:basedOn w:val="Normal"/>
    <w:link w:val="BodyTextChar"/>
    <w:uiPriority w:val="1"/>
    <w:qFormat/>
    <w:rsid w:val="003C714E"/>
    <w:pPr>
      <w:widowControl w:val="0"/>
      <w:autoSpaceDE w:val="0"/>
      <w:autoSpaceDN w:val="0"/>
      <w:spacing w:line="240" w:lineRule="auto"/>
    </w:pPr>
    <w:rPr>
      <w:sz w:val="20"/>
      <w:szCs w:val="20"/>
      <w:lang w:val="en-US"/>
    </w:rPr>
  </w:style>
  <w:style w:type="character" w:customStyle="1" w:styleId="BodyTextChar">
    <w:name w:val="Body Text Char"/>
    <w:basedOn w:val="DefaultParagraphFont"/>
    <w:link w:val="BodyText"/>
    <w:uiPriority w:val="1"/>
    <w:rsid w:val="003C714E"/>
    <w:rPr>
      <w:sz w:val="20"/>
      <w:szCs w:val="20"/>
      <w:lang w:val="en-US"/>
    </w:rPr>
  </w:style>
  <w:style w:type="paragraph" w:styleId="FootnoteText">
    <w:name w:val="footnote text"/>
    <w:basedOn w:val="Normal"/>
    <w:link w:val="FootnoteTextChar"/>
    <w:uiPriority w:val="99"/>
    <w:semiHidden/>
    <w:unhideWhenUsed/>
    <w:rsid w:val="00B76BF0"/>
    <w:pPr>
      <w:spacing w:line="240" w:lineRule="auto"/>
    </w:pPr>
    <w:rPr>
      <w:sz w:val="20"/>
      <w:szCs w:val="20"/>
    </w:rPr>
  </w:style>
  <w:style w:type="character" w:customStyle="1" w:styleId="FootnoteTextChar">
    <w:name w:val="Footnote Text Char"/>
    <w:basedOn w:val="DefaultParagraphFont"/>
    <w:link w:val="FootnoteText"/>
    <w:uiPriority w:val="99"/>
    <w:semiHidden/>
    <w:rsid w:val="00B76BF0"/>
    <w:rPr>
      <w:sz w:val="20"/>
      <w:szCs w:val="20"/>
    </w:rPr>
  </w:style>
  <w:style w:type="character" w:styleId="FootnoteReference">
    <w:name w:val="footnote reference"/>
    <w:basedOn w:val="DefaultParagraphFont"/>
    <w:uiPriority w:val="99"/>
    <w:semiHidden/>
    <w:unhideWhenUsed/>
    <w:rsid w:val="00B76BF0"/>
    <w:rPr>
      <w:vertAlign w:val="superscript"/>
    </w:rPr>
  </w:style>
  <w:style w:type="character" w:customStyle="1" w:styleId="Heading2Char">
    <w:name w:val="Heading 2 Char"/>
    <w:basedOn w:val="DefaultParagraphFont"/>
    <w:link w:val="Heading2"/>
    <w:uiPriority w:val="9"/>
    <w:rsid w:val="00944D42"/>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3a65a49-897d-4a9b-b12c-154380ecedd2" xsi:nil="true"/>
    <_ip_UnifiedCompliancePolicyProperties xmlns="http://schemas.microsoft.com/sharepoint/v3" xsi:nil="true"/>
    <Folder xmlns="cf33bc1f-944c-4a1c-9e07-9005833a1d72" xsi:nil="true"/>
    <lcf76f155ced4ddcb4097134ff3c332f xmlns="cf33bc1f-944c-4a1c-9e07-9005833a1d72">
      <Terms xmlns="http://schemas.microsoft.com/office/infopath/2007/PartnerControls"/>
    </lcf76f155ced4ddcb4097134ff3c332f>
    <_Flow_SignoffStatus xmlns="cf33bc1f-944c-4a1c-9e07-9005833a1d72" xsi:nil="true"/>
    <_ApprovalAssignedTo xmlns="cf33bc1f-944c-4a1c-9e07-9005833a1d72">
      <UserInfo>
        <DisplayName/>
        <AccountId xsi:nil="true"/>
        <AccountType/>
      </UserInfo>
    </_ApprovalAssignedTo>
    <_ApprovalStatus xmlns="cf33bc1f-944c-4a1c-9e07-9005833a1d72">0</_ApprovalStatus>
    <_ApprovalRespondedBy xmlns="cf33bc1f-944c-4a1c-9e07-9005833a1d72">
      <UserInfo>
        <DisplayName/>
        <AccountId xsi:nil="true"/>
        <AccountType/>
      </UserInfo>
    </_ApprovalRespondedBy>
    <_ApprovalSentBy xmlns="cf33bc1f-944c-4a1c-9e07-9005833a1d72">
      <UserInfo>
        <DisplayName/>
        <AccountId xsi:nil="true"/>
        <AccountType/>
      </UserInfo>
    </_ApprovalSentBy>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AE85C1CC1D43C40BFBDEC14382092C8" ma:contentTypeVersion="34" ma:contentTypeDescription="Create a new document." ma:contentTypeScope="" ma:versionID="be2c431f3a0a1d67883c1bc8e3dc64f7">
  <xsd:schema xmlns:xsd="http://www.w3.org/2001/XMLSchema" xmlns:xs="http://www.w3.org/2001/XMLSchema" xmlns:p="http://schemas.microsoft.com/office/2006/metadata/properties" xmlns:ns1="http://schemas.microsoft.com/sharepoint/v3" xmlns:ns2="cf33bc1f-944c-4a1c-9e07-9005833a1d72" xmlns:ns3="43a65a49-897d-4a9b-b12c-154380ecedd2" targetNamespace="http://schemas.microsoft.com/office/2006/metadata/properties" ma:root="true" ma:fieldsID="aa7d93cfe40fd3234ee21419e5ab4fbf" ns1:_="" ns2:_="" ns3:_="">
    <xsd:import namespace="http://schemas.microsoft.com/sharepoint/v3"/>
    <xsd:import namespace="cf33bc1f-944c-4a1c-9e07-9005833a1d72"/>
    <xsd:import namespace="43a65a49-897d-4a9b-b12c-154380ecedd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Folder" minOccurs="0"/>
                <xsd:element ref="ns2:cfee7dde-7916-4a83-a5c6-6232d111d70aCountryOrRegion" minOccurs="0"/>
                <xsd:element ref="ns2:cfee7dde-7916-4a83-a5c6-6232d111d70aState" minOccurs="0"/>
                <xsd:element ref="ns2:cfee7dde-7916-4a83-a5c6-6232d111d70aCity" minOccurs="0"/>
                <xsd:element ref="ns2:cfee7dde-7916-4a83-a5c6-6232d111d70aPostalCode" minOccurs="0"/>
                <xsd:element ref="ns2:cfee7dde-7916-4a83-a5c6-6232d111d70aStreet" minOccurs="0"/>
                <xsd:element ref="ns2:cfee7dde-7916-4a83-a5c6-6232d111d70aGeoLoc" minOccurs="0"/>
                <xsd:element ref="ns2:cfee7dde-7916-4a83-a5c6-6232d111d70aDispName" minOccurs="0"/>
                <xsd:element ref="ns2:_Flow_SignoffStatus" minOccurs="0"/>
                <xsd:element ref="ns2:_ApprovalAssignedTo" minOccurs="0"/>
                <xsd:element ref="ns2:_ApprovalRespondedBy" minOccurs="0"/>
                <xsd:element ref="ns2:_ApprovalSentBy" minOccurs="0"/>
                <xsd:element ref="ns2:_Approval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33bc1f-944c-4a1c-9e07-9005833a1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4cd3e9b-9b26-4af3-8963-99b229e54d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Folder" ma:index="28" nillable="true" ma:displayName="Folder" ma:format="Dropdown" ma:internalName="Folder">
      <xsd:simpleType>
        <xsd:restriction base="dms:Unknown"/>
      </xsd:simpleType>
    </xsd:element>
    <xsd:element name="cfee7dde-7916-4a83-a5c6-6232d111d70aCountryOrRegion" ma:index="29" nillable="true" ma:displayName="Folder: Country/Region" ma:internalName="CountryOrRegion" ma:readOnly="true">
      <xsd:simpleType>
        <xsd:restriction base="dms:Text"/>
      </xsd:simpleType>
    </xsd:element>
    <xsd:element name="cfee7dde-7916-4a83-a5c6-6232d111d70aState" ma:index="30" nillable="true" ma:displayName="Folder: State" ma:internalName="State" ma:readOnly="true">
      <xsd:simpleType>
        <xsd:restriction base="dms:Text"/>
      </xsd:simpleType>
    </xsd:element>
    <xsd:element name="cfee7dde-7916-4a83-a5c6-6232d111d70aCity" ma:index="31" nillable="true" ma:displayName="Folder: City" ma:internalName="City" ma:readOnly="true">
      <xsd:simpleType>
        <xsd:restriction base="dms:Text"/>
      </xsd:simpleType>
    </xsd:element>
    <xsd:element name="cfee7dde-7916-4a83-a5c6-6232d111d70aPostalCode" ma:index="32" nillable="true" ma:displayName="Folder: Postal Code" ma:internalName="PostalCode" ma:readOnly="true">
      <xsd:simpleType>
        <xsd:restriction base="dms:Text"/>
      </xsd:simpleType>
    </xsd:element>
    <xsd:element name="cfee7dde-7916-4a83-a5c6-6232d111d70aStreet" ma:index="33" nillable="true" ma:displayName="Folder: Street" ma:internalName="Street" ma:readOnly="true">
      <xsd:simpleType>
        <xsd:restriction base="dms:Text"/>
      </xsd:simpleType>
    </xsd:element>
    <xsd:element name="cfee7dde-7916-4a83-a5c6-6232d111d70aGeoLoc" ma:index="34" nillable="true" ma:displayName="Folder: Coordinates" ma:internalName="GeoLoc" ma:readOnly="true">
      <xsd:simpleType>
        <xsd:restriction base="dms:Unknown"/>
      </xsd:simpleType>
    </xsd:element>
    <xsd:element name="cfee7dde-7916-4a83-a5c6-6232d111d70aDispName" ma:index="35" nillable="true" ma:displayName="Folder: Name" ma:internalName="DispName" ma:readOnly="true">
      <xsd:simpleType>
        <xsd:restriction base="dms:Text"/>
      </xsd:simpleType>
    </xsd:element>
    <xsd:element name="_Flow_SignoffStatus" ma:index="36" nillable="true" ma:displayName="Sign-off status" ma:internalName="_x0024_Resources_x003a_core_x002c_Signoff_Status">
      <xsd:simpleType>
        <xsd:restriction base="dms:Text"/>
      </xsd:simpleType>
    </xsd:element>
    <xsd:element name="_ApprovalAssignedTo" ma:index="37"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38"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39"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40" nillable="true" ma:displayName="Approval status" ma:internalName="_ApprovalStatus" ma:readOnly="true">
      <xsd:simpleType>
        <xsd:restriction base="dms:Unknown"/>
      </xsd:simpleType>
    </xsd:element>
    <xsd:element name="MediaServiceBillingMetadata" ma:index="4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a65a49-897d-4a9b-b12c-154380eced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6b2eea8a-2faf-4c7c-8d58-e104536991f6}" ma:internalName="TaxCatchAll" ma:showField="CatchAllData" ma:web="43a65a49-897d-4a9b-b12c-154380eced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4A96AD-7975-4BEA-8CBC-0A1D2845B4A0}">
  <ds:schemaRefs>
    <ds:schemaRef ds:uri="http://schemas.microsoft.com/office/2006/metadata/properties"/>
    <ds:schemaRef ds:uri="http://schemas.microsoft.com/office/infopath/2007/PartnerControls"/>
    <ds:schemaRef ds:uri="http://schemas.microsoft.com/sharepoint/v3"/>
    <ds:schemaRef ds:uri="43a65a49-897d-4a9b-b12c-154380ecedd2"/>
    <ds:schemaRef ds:uri="cf33bc1f-944c-4a1c-9e07-9005833a1d72"/>
  </ds:schemaRefs>
</ds:datastoreItem>
</file>

<file path=customXml/itemProps2.xml><?xml version="1.0" encoding="utf-8"?>
<ds:datastoreItem xmlns:ds="http://schemas.openxmlformats.org/officeDocument/2006/customXml" ds:itemID="{EDAF9616-63D6-4B67-AB39-67FF0A5E9CDD}">
  <ds:schemaRefs>
    <ds:schemaRef ds:uri="http://schemas.openxmlformats.org/officeDocument/2006/bibliography"/>
  </ds:schemaRefs>
</ds:datastoreItem>
</file>

<file path=customXml/itemProps3.xml><?xml version="1.0" encoding="utf-8"?>
<ds:datastoreItem xmlns:ds="http://schemas.openxmlformats.org/officeDocument/2006/customXml" ds:itemID="{01BB6BDF-F0D8-4A73-ADCD-93D423E62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f33bc1f-944c-4a1c-9e07-9005833a1d72"/>
    <ds:schemaRef ds:uri="43a65a49-897d-4a9b-b12c-154380eced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BB9347-CA50-4C7D-978A-72C58D63D3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2173</TotalTime>
  <Pages>1</Pages>
  <Words>1944</Words>
  <Characters>12371</Characters>
  <Application>Microsoft Office Word</Application>
  <DocSecurity>0</DocSecurity>
  <Lines>213</Lines>
  <Paragraphs>73</Paragraphs>
  <ScaleCrop>false</ScaleCrop>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Lloyd</dc:creator>
  <cp:keywords/>
  <cp:lastModifiedBy>Danielle Lloyd</cp:lastModifiedBy>
  <cp:revision>143</cp:revision>
  <dcterms:created xsi:type="dcterms:W3CDTF">2026-09-16T22:30:00Z</dcterms:created>
  <dcterms:modified xsi:type="dcterms:W3CDTF">2026-09-21T16:45:00Z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0x0101008AE85C1CC1D43C40BFBDEC14382092C8</vt:lpwstr>
  </property>
  <property fmtid="{D5CDD505-2E9C-101B-9397-08002B2CF9AE}" pid="3" name="MediaServiceImageTags">
    <vt:lpwstr/>
  </property>
  <property fmtid="{D5CDD505-2E9C-101B-9397-08002B2CF9AE}" pid="4" name="docLang">
    <vt:lpwstr>en</vt:lpwstr>
  </property>
</Properties>
</file>